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5B1A2" w14:textId="4574CCEF" w:rsidR="00BE2E26" w:rsidRDefault="00BE2E26" w:rsidP="00376646">
      <w:r>
        <w:t xml:space="preserve"># </w:t>
      </w:r>
      <w:del w:id="0" w:author="Peter Vogel" w:date="2025-04-18T07:34:00Z" w16du:dateUtc="2025-04-18T11:34:00Z">
        <w:r w:rsidR="005C07CE" w:rsidDel="00AA7DE6">
          <w:delText>Messaging in</w:delText>
        </w:r>
      </w:del>
      <w:ins w:id="1" w:author="Peter Vogel" w:date="2025-04-18T07:34:00Z" w16du:dateUtc="2025-04-18T11:34:00Z">
        <w:r w:rsidR="00AA7DE6">
          <w:t>Requirements for</w:t>
        </w:r>
      </w:ins>
      <w:r w:rsidR="005C07CE">
        <w:t xml:space="preserve"> </w:t>
      </w:r>
      <w:r w:rsidR="00885266">
        <w:t xml:space="preserve">Distributed </w:t>
      </w:r>
      <w:r w:rsidR="005313AC">
        <w:t>Transaction</w:t>
      </w:r>
      <w:ins w:id="2" w:author="Peter Vogel" w:date="2025-04-18T07:34:00Z" w16du:dateUtc="2025-04-18T11:34:00Z">
        <w:r w:rsidR="00AA7DE6">
          <w:t xml:space="preserve"> Systems</w:t>
        </w:r>
      </w:ins>
      <w:del w:id="3" w:author="Peter Vogel" w:date="2025-04-18T07:34:00Z" w16du:dateUtc="2025-04-18T11:34:00Z">
        <w:r w:rsidR="005C07CE" w:rsidDel="00AA7DE6">
          <w:delText>s</w:delText>
        </w:r>
      </w:del>
    </w:p>
    <w:p w14:paraId="4129A96E" w14:textId="6E2A234A" w:rsidR="005313AC" w:rsidDel="00827DD6" w:rsidRDefault="005313AC" w:rsidP="00376646">
      <w:pPr>
        <w:rPr>
          <w:del w:id="4" w:author="Peter Vogel" w:date="2025-04-13T04:53:00Z" w16du:dateUtc="2025-04-13T08:53:00Z"/>
        </w:rPr>
      </w:pPr>
      <w:r>
        <w:t>Our</w:t>
      </w:r>
      <w:r w:rsidR="005C07CE">
        <w:t xml:space="preserve"> </w:t>
      </w:r>
      <w:del w:id="5" w:author="Peter Vogel" w:date="2025-04-13T15:33:00Z" w16du:dateUtc="2025-04-13T19:33:00Z">
        <w:r w:rsidR="005C07CE" w:rsidDel="009F0696">
          <w:delText xml:space="preserve">interconnected </w:delText>
        </w:r>
      </w:del>
      <w:ins w:id="6" w:author="Peter Vogel" w:date="2025-04-13T15:33:00Z" w16du:dateUtc="2025-04-13T19:33:00Z">
        <w:r w:rsidR="009F0696">
          <w:t xml:space="preserve">online </w:t>
        </w:r>
      </w:ins>
      <w:r w:rsidR="005C07CE">
        <w:t>commercial</w:t>
      </w:r>
      <w:r>
        <w:t xml:space="preserve"> world </w:t>
      </w:r>
      <w:r w:rsidR="005C07CE">
        <w:t>exists because</w:t>
      </w:r>
      <w:r>
        <w:t xml:space="preserve"> various </w:t>
      </w:r>
      <w:del w:id="7" w:author="Peter Vogel" w:date="2025-04-17T17:54:00Z" w16du:dateUtc="2025-04-17T21:54:00Z">
        <w:r w:rsidR="005C07CE" w:rsidDel="00936DC7">
          <w:delText>parties</w:delText>
        </w:r>
        <w:r w:rsidDel="00936DC7">
          <w:delText xml:space="preserve"> </w:delText>
        </w:r>
      </w:del>
      <w:ins w:id="8" w:author="Peter Vogel" w:date="2025-04-17T17:54:00Z" w16du:dateUtc="2025-04-17T21:54:00Z">
        <w:r w:rsidR="00936DC7">
          <w:t>autonomous entities</w:t>
        </w:r>
        <w:r w:rsidR="00936DC7">
          <w:t xml:space="preserve"> </w:t>
        </w:r>
      </w:ins>
      <w:r>
        <w:t>(users</w:t>
      </w:r>
      <w:del w:id="9" w:author="Peter Vogel" w:date="2025-04-17T17:54:00Z" w16du:dateUtc="2025-04-17T21:54:00Z">
        <w:r w:rsidDel="00936DC7">
          <w:delText xml:space="preserve"> and</w:delText>
        </w:r>
      </w:del>
      <w:ins w:id="10" w:author="Peter Vogel" w:date="2025-04-17T17:54:00Z" w16du:dateUtc="2025-04-17T21:54:00Z">
        <w:r w:rsidR="00936DC7">
          <w:t>,</w:t>
        </w:r>
      </w:ins>
      <w:r>
        <w:t xml:space="preserve"> institutions) </w:t>
      </w:r>
      <w:r w:rsidR="005C07CE">
        <w:t>can</w:t>
      </w:r>
      <w:r>
        <w:t xml:space="preserve"> interact with each other in a series of </w:t>
      </w:r>
      <w:r w:rsidR="006E703E">
        <w:t xml:space="preserve">distributed </w:t>
      </w:r>
      <w:r>
        <w:t xml:space="preserve">transactions. The most common of these transactions involve a user interacting with </w:t>
      </w:r>
      <w:r w:rsidR="005C07CE">
        <w:t xml:space="preserve">an </w:t>
      </w:r>
      <w:r>
        <w:t xml:space="preserve">“inventory manager” </w:t>
      </w:r>
      <w:ins w:id="11" w:author="Peter Vogel" w:date="2025-04-17T17:54:00Z" w16du:dateUtc="2025-04-17T21:54:00Z">
        <w:r w:rsidR="00936DC7">
          <w:t xml:space="preserve">that </w:t>
        </w:r>
      </w:ins>
      <w:del w:id="12" w:author="Peter Vogel" w:date="2025-04-13T15:34:00Z" w16du:dateUtc="2025-04-13T19:34:00Z">
        <w:r w:rsidDel="009F0696">
          <w:delText xml:space="preserve">– </w:delText>
        </w:r>
        <w:r w:rsidR="00885266" w:rsidDel="009F0696">
          <w:delText>with that</w:delText>
        </w:r>
        <w:r w:rsidDel="009F0696">
          <w:delText xml:space="preserve"> </w:delText>
        </w:r>
      </w:del>
      <w:ins w:id="13" w:author="Peter Vogel" w:date="2025-04-13T15:34:00Z" w16du:dateUtc="2025-04-13T19:34:00Z">
        <w:r w:rsidR="009F0696">
          <w:t>manag</w:t>
        </w:r>
      </w:ins>
      <w:ins w:id="14" w:author="Peter Vogel" w:date="2025-04-17T17:54:00Z" w16du:dateUtc="2025-04-17T21:54:00Z">
        <w:r w:rsidR="00936DC7">
          <w:t>es</w:t>
        </w:r>
      </w:ins>
      <w:ins w:id="15" w:author="Peter Vogel" w:date="2025-04-13T15:34:00Z" w16du:dateUtc="2025-04-13T19:34:00Z">
        <w:r w:rsidR="009F0696">
          <w:t xml:space="preserve"> anything from</w:t>
        </w:r>
      </w:ins>
      <w:del w:id="16" w:author="Peter Vogel" w:date="2025-04-13T15:34:00Z" w16du:dateUtc="2025-04-13T19:34:00Z">
        <w:r w:rsidDel="009F0696">
          <w:delText>inventory be</w:delText>
        </w:r>
        <w:r w:rsidR="00885266" w:rsidDel="009F0696">
          <w:delText>ing</w:delText>
        </w:r>
        <w:r w:rsidDel="009F0696">
          <w:delText xml:space="preserve"> </w:delText>
        </w:r>
      </w:del>
      <w:ins w:id="17" w:author="Peter Vogel" w:date="2025-04-13T15:34:00Z" w16du:dateUtc="2025-04-13T19:34:00Z">
        <w:r w:rsidR="009F0696">
          <w:t xml:space="preserve"> </w:t>
        </w:r>
      </w:ins>
      <w:r>
        <w:t xml:space="preserve">goods </w:t>
      </w:r>
      <w:del w:id="18" w:author="Peter Vogel" w:date="2025-04-17T17:54:00Z" w16du:dateUtc="2025-04-17T21:54:00Z">
        <w:r w:rsidDel="00936DC7">
          <w:delText xml:space="preserve">at </w:delText>
        </w:r>
      </w:del>
      <w:ins w:id="19" w:author="Peter Vogel" w:date="2025-04-17T17:54:00Z" w16du:dateUtc="2025-04-17T21:54:00Z">
        <w:r w:rsidR="00936DC7">
          <w:t>(</w:t>
        </w:r>
      </w:ins>
      <w:r>
        <w:t>an online retailer</w:t>
      </w:r>
      <w:ins w:id="20" w:author="Peter Vogel" w:date="2025-04-17T17:55:00Z" w16du:dateUtc="2025-04-17T21:55:00Z">
        <w:r w:rsidR="00936DC7">
          <w:t>)</w:t>
        </w:r>
      </w:ins>
      <w:del w:id="21" w:author="Peter Vogel" w:date="2025-04-13T15:35:00Z" w16du:dateUtc="2025-04-13T19:35:00Z">
        <w:r w:rsidDel="009F0696">
          <w:delText xml:space="preserve">, </w:delText>
        </w:r>
      </w:del>
      <w:ins w:id="22" w:author="Peter Vogel" w:date="2025-04-13T15:35:00Z" w16du:dateUtc="2025-04-13T19:35:00Z">
        <w:r w:rsidR="009F0696">
          <w:t xml:space="preserve"> through </w:t>
        </w:r>
      </w:ins>
      <w:del w:id="23" w:author="Peter Vogel" w:date="2025-04-13T15:35:00Z" w16du:dateUtc="2025-04-13T19:35:00Z">
        <w:r w:rsidDel="009F0696">
          <w:delText xml:space="preserve">money in a user’s account, </w:delText>
        </w:r>
      </w:del>
      <w:r>
        <w:t>seats</w:t>
      </w:r>
      <w:ins w:id="24" w:author="Peter Vogel" w:date="2025-04-17T17:55:00Z" w16du:dateUtc="2025-04-17T21:55:00Z">
        <w:r w:rsidR="00936DC7">
          <w:t xml:space="preserve"> or accommodations</w:t>
        </w:r>
      </w:ins>
      <w:r>
        <w:t xml:space="preserve"> </w:t>
      </w:r>
      <w:ins w:id="25" w:author="Peter Vogel" w:date="2025-04-17T17:55:00Z" w16du:dateUtc="2025-04-17T21:55:00Z">
        <w:r w:rsidR="00936DC7">
          <w:t>(</w:t>
        </w:r>
      </w:ins>
      <w:del w:id="26" w:author="Peter Vogel" w:date="2025-04-17T17:55:00Z" w16du:dateUtc="2025-04-17T21:55:00Z">
        <w:r w:rsidDel="00936DC7">
          <w:delText xml:space="preserve">on </w:delText>
        </w:r>
      </w:del>
      <w:r>
        <w:t>an airline</w:t>
      </w:r>
      <w:ins w:id="27" w:author="Peter Vogel" w:date="2025-04-17T17:55:00Z" w16du:dateUtc="2025-04-17T21:55:00Z">
        <w:r w:rsidR="00936DC7">
          <w:t xml:space="preserve"> or hotel)</w:t>
        </w:r>
      </w:ins>
      <w:del w:id="28" w:author="Peter Vogel" w:date="2025-04-13T15:35:00Z" w16du:dateUtc="2025-04-13T19:35:00Z">
        <w:r w:rsidDel="009F0696">
          <w:delText xml:space="preserve">, or </w:delText>
        </w:r>
        <w:r w:rsidR="00885266" w:rsidDel="009F0696">
          <w:delText>any other</w:delText>
        </w:r>
        <w:r w:rsidDel="009F0696">
          <w:delText xml:space="preserve"> resource</w:delText>
        </w:r>
      </w:del>
      <w:ins w:id="29" w:author="Peter Vogel" w:date="2025-04-13T15:35:00Z" w16du:dateUtc="2025-04-13T19:35:00Z">
        <w:r w:rsidR="009F0696">
          <w:t xml:space="preserve"> to </w:t>
        </w:r>
      </w:ins>
      <w:ins w:id="30" w:author="Peter Vogel" w:date="2025-04-17T17:55:00Z" w16du:dateUtc="2025-04-17T21:55:00Z">
        <w:r w:rsidR="00936DC7">
          <w:t>entities</w:t>
        </w:r>
      </w:ins>
      <w:ins w:id="31" w:author="Peter Vogel" w:date="2025-04-17T17:56:00Z" w16du:dateUtc="2025-04-17T21:56:00Z">
        <w:r w:rsidR="000A070C">
          <w:t xml:space="preserve"> with no physical existence</w:t>
        </w:r>
      </w:ins>
      <w:ins w:id="32" w:author="Peter Vogel" w:date="2025-04-17T17:55:00Z" w16du:dateUtc="2025-04-17T21:55:00Z">
        <w:r w:rsidR="00936DC7">
          <w:t xml:space="preserve"> (the money</w:t>
        </w:r>
      </w:ins>
      <w:ins w:id="33" w:author="Peter Vogel" w:date="2025-04-13T15:35:00Z" w16du:dateUtc="2025-04-13T19:35:00Z">
        <w:r w:rsidR="009F0696">
          <w:t xml:space="preserve"> in a user’s bank account</w:t>
        </w:r>
      </w:ins>
      <w:ins w:id="34" w:author="Peter Vogel" w:date="2025-04-17T17:55:00Z" w16du:dateUtc="2025-04-17T21:55:00Z">
        <w:r w:rsidR="00936DC7">
          <w:t>)</w:t>
        </w:r>
      </w:ins>
      <w:r>
        <w:t xml:space="preserve">. </w:t>
      </w:r>
    </w:p>
    <w:p w14:paraId="1839E394" w14:textId="19DBF1DB" w:rsidR="005313AC" w:rsidDel="000762D2" w:rsidRDefault="00EB58BB">
      <w:pPr>
        <w:rPr>
          <w:del w:id="35" w:author="Peter Vogel" w:date="2025-04-13T15:38:00Z" w16du:dateUtc="2025-04-13T19:38:00Z"/>
        </w:rPr>
      </w:pPr>
      <w:del w:id="36" w:author="Peter Vogel" w:date="2025-04-13T15:38:00Z" w16du:dateUtc="2025-04-13T19:38:00Z">
        <w:r w:rsidDel="000762D2">
          <w:delText xml:space="preserve">In the commercial world, </w:delText>
        </w:r>
        <w:r w:rsidR="006E703E" w:rsidDel="000762D2">
          <w:delText>a distributed</w:delText>
        </w:r>
        <w:r w:rsidR="005313AC" w:rsidDel="000762D2">
          <w:delText xml:space="preserve"> transaction </w:delText>
        </w:r>
      </w:del>
      <w:del w:id="37" w:author="Peter Vogel" w:date="2025-04-13T15:35:00Z" w16du:dateUtc="2025-04-13T19:35:00Z">
        <w:r w:rsidR="005313AC" w:rsidDel="009F0696">
          <w:delText>must</w:delText>
        </w:r>
        <w:r w:rsidR="005C07CE" w:rsidDel="009F0696">
          <w:delText xml:space="preserve"> meet</w:delText>
        </w:r>
      </w:del>
      <w:del w:id="38" w:author="Peter Vogel" w:date="2025-04-13T15:38:00Z" w16du:dateUtc="2025-04-13T19:38:00Z">
        <w:r w:rsidR="006E703E" w:rsidDel="000762D2">
          <w:delText>,</w:delText>
        </w:r>
        <w:r w:rsidR="005C07CE" w:rsidDel="000762D2">
          <w:delText xml:space="preserve"> as a minimum, </w:delText>
        </w:r>
      </w:del>
      <w:del w:id="39" w:author="Peter Vogel" w:date="2025-04-13T05:31:00Z" w16du:dateUtc="2025-04-13T09:31:00Z">
        <w:r w:rsidR="005C07CE" w:rsidDel="0072710A">
          <w:delText xml:space="preserve">three </w:delText>
        </w:r>
      </w:del>
      <w:del w:id="40" w:author="Peter Vogel" w:date="2025-04-13T15:38:00Z" w16du:dateUtc="2025-04-13T19:38:00Z">
        <w:r w:rsidR="006E703E" w:rsidDel="000762D2">
          <w:delText>criteria</w:delText>
        </w:r>
        <w:r w:rsidR="005313AC" w:rsidDel="000762D2">
          <w:delText>:</w:delText>
        </w:r>
      </w:del>
    </w:p>
    <w:p w14:paraId="31174F46" w14:textId="3CF23269" w:rsidR="005313AC" w:rsidDel="000762D2" w:rsidRDefault="005313AC">
      <w:pPr>
        <w:rPr>
          <w:del w:id="41" w:author="Peter Vogel" w:date="2025-04-13T15:38:00Z" w16du:dateUtc="2025-04-13T19:38:00Z"/>
        </w:rPr>
        <w:pPrChange w:id="42" w:author="Peter Vogel" w:date="2025-04-13T15:38:00Z" w16du:dateUtc="2025-04-13T19:38:00Z">
          <w:pPr>
            <w:pStyle w:val="ListParagraph"/>
            <w:numPr>
              <w:numId w:val="2"/>
            </w:numPr>
            <w:ind w:left="644" w:hanging="360"/>
          </w:pPr>
        </w:pPrChange>
      </w:pPr>
      <w:del w:id="43" w:author="Peter Vogel" w:date="2025-04-13T15:38:00Z" w16du:dateUtc="2025-04-13T19:38:00Z">
        <w:r w:rsidDel="000762D2">
          <w:delText xml:space="preserve">Happen at “the speed of life” </w:delText>
        </w:r>
      </w:del>
    </w:p>
    <w:p w14:paraId="373A19D6" w14:textId="7617845D" w:rsidR="005313AC" w:rsidDel="000762D2" w:rsidRDefault="005313AC">
      <w:pPr>
        <w:rPr>
          <w:del w:id="44" w:author="Peter Vogel" w:date="2025-04-13T15:38:00Z" w16du:dateUtc="2025-04-13T19:38:00Z"/>
        </w:rPr>
        <w:pPrChange w:id="45" w:author="Peter Vogel" w:date="2025-04-13T15:38:00Z" w16du:dateUtc="2025-04-13T19:38:00Z">
          <w:pPr>
            <w:pStyle w:val="ListParagraph"/>
            <w:numPr>
              <w:numId w:val="2"/>
            </w:numPr>
            <w:ind w:left="644" w:hanging="360"/>
          </w:pPr>
        </w:pPrChange>
      </w:pPr>
      <w:del w:id="46" w:author="Peter Vogel" w:date="2025-04-13T15:38:00Z" w16du:dateUtc="2025-04-13T19:38:00Z">
        <w:r w:rsidDel="000762D2">
          <w:delText>Be reliable</w:delText>
        </w:r>
        <w:r w:rsidR="006E703E" w:rsidDel="000762D2">
          <w:delText xml:space="preserve"> (at least,</w:delText>
        </w:r>
        <w:r w:rsidDel="000762D2">
          <w:delText xml:space="preserve"> the vast majority of the time</w:delText>
        </w:r>
        <w:r w:rsidR="006E703E" w:rsidDel="000762D2">
          <w:delText>)</w:delText>
        </w:r>
      </w:del>
    </w:p>
    <w:p w14:paraId="0174391E" w14:textId="0D69C91F" w:rsidR="0072710A" w:rsidDel="000762D2" w:rsidRDefault="00C1035F">
      <w:pPr>
        <w:rPr>
          <w:del w:id="47" w:author="Peter Vogel" w:date="2025-04-13T15:38:00Z" w16du:dateUtc="2025-04-13T19:38:00Z"/>
        </w:rPr>
        <w:pPrChange w:id="48" w:author="Peter Vogel" w:date="2025-04-13T15:38:00Z" w16du:dateUtc="2025-04-13T19:38:00Z">
          <w:pPr>
            <w:pStyle w:val="ListParagraph"/>
            <w:numPr>
              <w:numId w:val="2"/>
            </w:numPr>
            <w:ind w:left="644" w:hanging="360"/>
          </w:pPr>
        </w:pPrChange>
      </w:pPr>
      <w:del w:id="49" w:author="Peter Vogel" w:date="2025-04-13T15:38:00Z" w16du:dateUtc="2025-04-13T19:38:00Z">
        <w:r w:rsidDel="000762D2">
          <w:delText>Support</w:delText>
        </w:r>
        <w:r w:rsidR="005313AC" w:rsidDel="000762D2">
          <w:delText xml:space="preserve"> legal scrutiny should something </w:delText>
        </w:r>
        <w:r w:rsidR="00EB58BB" w:rsidDel="000762D2">
          <w:delText>g</w:delText>
        </w:r>
        <w:r w:rsidR="005313AC" w:rsidDel="000762D2">
          <w:delText>o wrong</w:delText>
        </w:r>
      </w:del>
    </w:p>
    <w:p w14:paraId="6B1C93FC" w14:textId="34B7E6CC" w:rsidR="009F0696" w:rsidRDefault="00C1035F" w:rsidP="000762D2">
      <w:pPr>
        <w:rPr>
          <w:ins w:id="50" w:author="Peter Vogel" w:date="2025-04-17T09:54:00Z" w16du:dateUtc="2025-04-17T13:54:00Z"/>
        </w:rPr>
      </w:pPr>
      <w:r>
        <w:t>The simplest</w:t>
      </w:r>
      <w:r w:rsidR="006E703E">
        <w:t xml:space="preserve"> scenario for these</w:t>
      </w:r>
      <w:r>
        <w:t xml:space="preserve"> transaction</w:t>
      </w:r>
      <w:r w:rsidR="006E703E">
        <w:t>s</w:t>
      </w:r>
      <w:r>
        <w:t xml:space="preserve"> involves just</w:t>
      </w:r>
      <w:r w:rsidR="00376646" w:rsidRPr="00376646">
        <w:t xml:space="preserve"> two </w:t>
      </w:r>
      <w:r w:rsidR="00376646">
        <w:t>participants</w:t>
      </w:r>
      <w:ins w:id="51" w:author="Peter Vogel" w:date="2025-04-17T17:56:00Z" w16du:dateUtc="2025-04-17T21:56:00Z">
        <w:r w:rsidR="000A070C">
          <w:t xml:space="preserve"> – in this document, a participant and a partn</w:t>
        </w:r>
      </w:ins>
      <w:ins w:id="52" w:author="Peter Vogel" w:date="2025-04-17T17:57:00Z" w16du:dateUtc="2025-04-17T21:57:00Z">
        <w:r w:rsidR="000A070C">
          <w:t>er.</w:t>
        </w:r>
      </w:ins>
      <w:del w:id="53" w:author="Peter Vogel" w:date="2025-04-13T15:36:00Z" w16du:dateUtc="2025-04-13T19:36:00Z">
        <w:r w:rsidR="00376646" w:rsidDel="009F0696">
          <w:delText xml:space="preserve"> in</w:delText>
        </w:r>
        <w:r w:rsidR="00376646" w:rsidRPr="00376646" w:rsidDel="009F0696">
          <w:delText xml:space="preserve"> a distributed system</w:delText>
        </w:r>
      </w:del>
      <w:r>
        <w:t xml:space="preserve"> </w:t>
      </w:r>
      <w:del w:id="54" w:author="Peter Vogel" w:date="2025-04-17T17:57:00Z" w16du:dateUtc="2025-04-17T21:57:00Z">
        <w:r w:rsidDel="000A070C">
          <w:delText>and is</w:delText>
        </w:r>
      </w:del>
      <w:ins w:id="55" w:author="Peter Vogel" w:date="2025-04-17T17:57:00Z" w16du:dateUtc="2025-04-17T21:57:00Z">
        <w:r w:rsidR="000A070C">
          <w:t>That transaction is most useful</w:t>
        </w:r>
      </w:ins>
      <w:r>
        <w:t xml:space="preserve"> </w:t>
      </w:r>
      <w:del w:id="56" w:author="Peter Vogel" w:date="2025-04-17T17:57:00Z" w16du:dateUtc="2025-04-17T21:57:00Z">
        <w:r w:rsidDel="000A070C">
          <w:delText xml:space="preserve">best </w:delText>
        </w:r>
      </w:del>
      <w:r>
        <w:t>thought of</w:t>
      </w:r>
      <w:r w:rsidR="0039126B">
        <w:t xml:space="preserve"> </w:t>
      </w:r>
      <w:ins w:id="57" w:author="Peter Vogel" w:date="2025-04-13T05:32:00Z" w16du:dateUtc="2025-04-13T09:32:00Z">
        <w:r w:rsidR="0072710A">
          <w:t>a</w:t>
        </w:r>
      </w:ins>
      <w:r w:rsidR="00376646">
        <w:t xml:space="preserve">s two </w:t>
      </w:r>
      <w:r>
        <w:t xml:space="preserve">coordinated </w:t>
      </w:r>
      <w:r w:rsidR="00376646">
        <w:t>workflows</w:t>
      </w:r>
      <w:r>
        <w:t xml:space="preserve"> (one for each participant</w:t>
      </w:r>
      <w:ins w:id="58" w:author="Peter Vogel" w:date="2025-04-17T17:57:00Z" w16du:dateUtc="2025-04-17T21:57:00Z">
        <w:r w:rsidR="000A070C">
          <w:t xml:space="preserve"> and the partner</w:t>
        </w:r>
      </w:ins>
      <w:ins w:id="59" w:author="Peter Vogel" w:date="2025-04-13T05:32:00Z" w16du:dateUtc="2025-04-13T09:32:00Z">
        <w:r w:rsidR="0072710A">
          <w:t xml:space="preserve"> process</w:t>
        </w:r>
      </w:ins>
      <w:r>
        <w:t>)</w:t>
      </w:r>
      <w:ins w:id="60" w:author="Peter Vogel" w:date="2025-04-13T04:53:00Z" w16du:dateUtc="2025-04-13T08:53:00Z">
        <w:r w:rsidR="007B42AE">
          <w:t xml:space="preserve"> </w:t>
        </w:r>
      </w:ins>
      <w:del w:id="61" w:author="Peter Vogel" w:date="2025-04-13T04:53:00Z" w16du:dateUtc="2025-04-13T08:53:00Z">
        <w:r w:rsidR="00376646" w:rsidDel="007B42AE">
          <w:delText xml:space="preserve">. </w:delText>
        </w:r>
        <w:r w:rsidDel="007B42AE">
          <w:delText>That</w:delText>
        </w:r>
        <w:r w:rsidR="00376646" w:rsidDel="007B42AE">
          <w:delText xml:space="preserve"> coordinat</w:delText>
        </w:r>
        <w:r w:rsidDel="007B42AE">
          <w:delText>ion is made</w:delText>
        </w:r>
        <w:r w:rsidR="00376646" w:rsidDel="007B42AE">
          <w:delText xml:space="preserve"> </w:delText>
        </w:r>
        <w:r w:rsidR="00AB746B" w:rsidDel="007B42AE">
          <w:delText>possible</w:delText>
        </w:r>
      </w:del>
      <w:ins w:id="62" w:author="Peter Vogel" w:date="2025-04-13T04:53:00Z" w16du:dateUtc="2025-04-13T08:53:00Z">
        <w:r w:rsidR="007B42AE">
          <w:t>tied together</w:t>
        </w:r>
      </w:ins>
      <w:r w:rsidR="00AB746B">
        <w:t xml:space="preserve"> </w:t>
      </w:r>
      <w:r w:rsidR="00376646">
        <w:t>through message</w:t>
      </w:r>
      <w:r w:rsidR="0039126B">
        <w:t>s</w:t>
      </w:r>
      <w:r w:rsidR="00376646">
        <w:t xml:space="preserve"> </w:t>
      </w:r>
      <w:r w:rsidR="0039126B">
        <w:t>sent between the participants</w:t>
      </w:r>
      <w:ins w:id="63" w:author="Peter Vogel" w:date="2025-04-17T17:57:00Z" w16du:dateUtc="2025-04-17T21:57:00Z">
        <w:r w:rsidR="000A070C">
          <w:t>: a conversation</w:t>
        </w:r>
      </w:ins>
      <w:r w:rsidR="00376646">
        <w:t>.</w:t>
      </w:r>
      <w:ins w:id="64" w:author="Peter Vogel" w:date="2025-04-13T04:53:00Z" w16du:dateUtc="2025-04-13T08:53:00Z">
        <w:r w:rsidR="007B42AE">
          <w:t xml:space="preserve"> </w:t>
        </w:r>
      </w:ins>
    </w:p>
    <w:p w14:paraId="08C03C53" w14:textId="4330B2BB" w:rsidR="00A0689A" w:rsidRDefault="007B42AE" w:rsidP="00376646">
      <w:pPr>
        <w:rPr>
          <w:ins w:id="65" w:author="Peter Vogel" w:date="2025-04-13T15:38:00Z" w16du:dateUtc="2025-04-13T19:38:00Z"/>
        </w:rPr>
      </w:pPr>
      <w:ins w:id="66" w:author="Peter Vogel" w:date="2025-04-13T04:53:00Z" w16du:dateUtc="2025-04-13T08:53:00Z">
        <w:r>
          <w:t>Whil</w:t>
        </w:r>
      </w:ins>
      <w:ins w:id="67" w:author="Peter Vogel" w:date="2025-04-13T04:54:00Z" w16du:dateUtc="2025-04-13T08:54:00Z">
        <w:r>
          <w:t xml:space="preserve">e the processing </w:t>
        </w:r>
      </w:ins>
      <w:ins w:id="68" w:author="Peter Vogel" w:date="2025-04-17T17:57:00Z" w16du:dateUtc="2025-04-17T21:57:00Z">
        <w:r w:rsidR="000A070C">
          <w:t>performed on the local data managed</w:t>
        </w:r>
      </w:ins>
      <w:ins w:id="69" w:author="Peter Vogel" w:date="2025-04-13T04:54:00Z" w16du:dateUtc="2025-04-13T08:54:00Z">
        <w:r>
          <w:t xml:space="preserve"> by </w:t>
        </w:r>
      </w:ins>
      <w:ins w:id="70" w:author="Peter Vogel" w:date="2025-04-17T17:58:00Z" w16du:dateUtc="2025-04-17T21:58:00Z">
        <w:r w:rsidR="000A070C">
          <w:t xml:space="preserve">the </w:t>
        </w:r>
      </w:ins>
      <w:ins w:id="71" w:author="Peter Vogel" w:date="2025-04-13T04:54:00Z" w16du:dateUtc="2025-04-13T08:54:00Z">
        <w:r>
          <w:t>participant</w:t>
        </w:r>
        <w:r w:rsidR="00FC6FFA">
          <w:t xml:space="preserve"> </w:t>
        </w:r>
      </w:ins>
      <w:ins w:id="72" w:author="Peter Vogel" w:date="2025-04-17T17:58:00Z" w16du:dateUtc="2025-04-17T21:58:00Z">
        <w:r w:rsidR="000A070C">
          <w:t>and the partner is</w:t>
        </w:r>
      </w:ins>
      <w:ins w:id="73" w:author="Peter Vogel" w:date="2025-04-13T04:54:00Z" w16du:dateUtc="2025-04-13T08:54:00Z">
        <w:r w:rsidR="00FC6FFA">
          <w:t>, of course, necessary</w:t>
        </w:r>
        <w:r>
          <w:t>, the messages</w:t>
        </w:r>
        <w:r w:rsidR="00FC6FFA">
          <w:t xml:space="preserve"> are the most important part of the process</w:t>
        </w:r>
      </w:ins>
      <w:ins w:id="74" w:author="Peter Vogel" w:date="2025-04-13T05:13:00Z" w16du:dateUtc="2025-04-13T09:13:00Z">
        <w:r w:rsidR="00A0689A">
          <w:t>: without messages there is no transaction</w:t>
        </w:r>
      </w:ins>
      <w:ins w:id="75" w:author="Peter Vogel" w:date="2025-04-13T05:00:00Z" w16du:dateUtc="2025-04-13T09:00:00Z">
        <w:r w:rsidR="00A73A61">
          <w:t xml:space="preserve">. </w:t>
        </w:r>
      </w:ins>
      <w:ins w:id="76" w:author="Peter Vogel" w:date="2025-04-13T05:34:00Z" w16du:dateUtc="2025-04-13T09:34:00Z">
        <w:r w:rsidR="0072710A">
          <w:t>Further, t</w:t>
        </w:r>
      </w:ins>
      <w:ins w:id="77" w:author="Peter Vogel" w:date="2025-04-13T05:33:00Z" w16du:dateUtc="2025-04-13T09:33:00Z">
        <w:r w:rsidR="0072710A">
          <w:t>he messaging must support the workflows of the participants: A user should not</w:t>
        </w:r>
      </w:ins>
      <w:ins w:id="78" w:author="Peter Vogel" w:date="2025-04-13T15:37:00Z" w16du:dateUtc="2025-04-13T19:37:00Z">
        <w:r w:rsidR="000762D2">
          <w:t>, for example,</w:t>
        </w:r>
      </w:ins>
      <w:ins w:id="79" w:author="Peter Vogel" w:date="2025-04-13T05:33:00Z" w16du:dateUtc="2025-04-13T09:33:00Z">
        <w:r w:rsidR="0072710A">
          <w:t xml:space="preserve"> be able to book a room without providing a payment method</w:t>
        </w:r>
      </w:ins>
      <w:ins w:id="80" w:author="Peter Vogel" w:date="2025-04-13T15:37:00Z" w16du:dateUtc="2025-04-13T19:37:00Z">
        <w:r w:rsidR="000762D2">
          <w:t xml:space="preserve"> and the hotel should not be able to ask for payment before guaranteeing a room.</w:t>
        </w:r>
      </w:ins>
      <w:ins w:id="81" w:author="Peter Vogel" w:date="2025-04-17T17:58:00Z" w16du:dateUtc="2025-04-17T21:58:00Z">
        <w:r w:rsidR="000A070C">
          <w:t xml:space="preserve"> </w:t>
        </w:r>
      </w:ins>
    </w:p>
    <w:p w14:paraId="65916FB5" w14:textId="644286AC" w:rsidR="000762D2" w:rsidRDefault="000762D2" w:rsidP="000762D2">
      <w:pPr>
        <w:rPr>
          <w:ins w:id="82" w:author="Peter Vogel" w:date="2025-04-13T15:38:00Z" w16du:dateUtc="2025-04-13T19:38:00Z"/>
        </w:rPr>
      </w:pPr>
      <w:ins w:id="83" w:author="Peter Vogel" w:date="2025-04-13T15:38:00Z" w16du:dateUtc="2025-04-13T19:38:00Z">
        <w:r>
          <w:t xml:space="preserve">In the commercial world, a distributed transaction between user and </w:t>
        </w:r>
        <w:proofErr w:type="gramStart"/>
        <w:r>
          <w:t>an inventory</w:t>
        </w:r>
        <w:proofErr w:type="gramEnd"/>
        <w:r>
          <w:t xml:space="preserve"> manager must, as a minimum, meet four criteria:</w:t>
        </w:r>
      </w:ins>
    </w:p>
    <w:p w14:paraId="17776DDD" w14:textId="08537DA3" w:rsidR="000762D2" w:rsidRDefault="000762D2" w:rsidP="000762D2">
      <w:pPr>
        <w:pStyle w:val="ListParagraph"/>
        <w:numPr>
          <w:ilvl w:val="0"/>
          <w:numId w:val="2"/>
        </w:numPr>
        <w:rPr>
          <w:ins w:id="84" w:author="Peter Vogel" w:date="2025-04-13T15:38:00Z" w16du:dateUtc="2025-04-13T19:38:00Z"/>
        </w:rPr>
      </w:pPr>
      <w:ins w:id="85" w:author="Peter Vogel" w:date="2025-04-13T15:38:00Z" w16du:dateUtc="2025-04-13T19:38:00Z">
        <w:r>
          <w:t>Happen at “the speed of</w:t>
        </w:r>
      </w:ins>
      <w:ins w:id="86" w:author="Peter Vogel" w:date="2025-04-13T16:01:00Z" w16du:dateUtc="2025-04-13T20:01:00Z">
        <w:r w:rsidR="00265497">
          <w:t xml:space="preserve"> real</w:t>
        </w:r>
      </w:ins>
      <w:ins w:id="87" w:author="Peter Vogel" w:date="2025-04-13T15:38:00Z" w16du:dateUtc="2025-04-13T19:38:00Z">
        <w:r>
          <w:t xml:space="preserve"> life” </w:t>
        </w:r>
      </w:ins>
    </w:p>
    <w:p w14:paraId="5BBE7B78" w14:textId="77777777" w:rsidR="000762D2" w:rsidRDefault="000762D2" w:rsidP="000762D2">
      <w:pPr>
        <w:pStyle w:val="ListParagraph"/>
        <w:numPr>
          <w:ilvl w:val="0"/>
          <w:numId w:val="2"/>
        </w:numPr>
        <w:rPr>
          <w:ins w:id="88" w:author="Peter Vogel" w:date="2025-04-13T15:38:00Z" w16du:dateUtc="2025-04-13T19:38:00Z"/>
        </w:rPr>
      </w:pPr>
      <w:ins w:id="89" w:author="Peter Vogel" w:date="2025-04-13T15:38:00Z" w16du:dateUtc="2025-04-13T19:38:00Z">
        <w:r>
          <w:t xml:space="preserve">Be reliable (at least, </w:t>
        </w:r>
        <w:proofErr w:type="gramStart"/>
        <w:r>
          <w:t>the vast majority of</w:t>
        </w:r>
        <w:proofErr w:type="gramEnd"/>
        <w:r>
          <w:t xml:space="preserve"> the time)</w:t>
        </w:r>
      </w:ins>
    </w:p>
    <w:p w14:paraId="35938FAC" w14:textId="77777777" w:rsidR="000762D2" w:rsidRDefault="000762D2" w:rsidP="000762D2">
      <w:pPr>
        <w:pStyle w:val="ListParagraph"/>
        <w:numPr>
          <w:ilvl w:val="0"/>
          <w:numId w:val="2"/>
        </w:numPr>
        <w:rPr>
          <w:ins w:id="90" w:author="Peter Vogel" w:date="2025-04-13T15:38:00Z" w16du:dateUtc="2025-04-13T19:38:00Z"/>
        </w:rPr>
      </w:pPr>
      <w:ins w:id="91" w:author="Peter Vogel" w:date="2025-04-13T15:38:00Z" w16du:dateUtc="2025-04-13T19:38:00Z">
        <w:r>
          <w:t>Support legal scrutiny should something go wrong</w:t>
        </w:r>
      </w:ins>
    </w:p>
    <w:p w14:paraId="78FB9498" w14:textId="77777777" w:rsidR="000762D2" w:rsidRDefault="000762D2" w:rsidP="000762D2">
      <w:pPr>
        <w:pStyle w:val="ListParagraph"/>
        <w:numPr>
          <w:ilvl w:val="0"/>
          <w:numId w:val="2"/>
        </w:numPr>
        <w:rPr>
          <w:ins w:id="92" w:author="Peter Vogel" w:date="2025-04-13T15:38:00Z" w16du:dateUtc="2025-04-13T19:38:00Z"/>
        </w:rPr>
      </w:pPr>
      <w:ins w:id="93" w:author="Peter Vogel" w:date="2025-04-13T15:38:00Z" w16du:dateUtc="2025-04-13T19:38:00Z">
        <w:r>
          <w:t xml:space="preserve">Support the processes of each of the participants </w:t>
        </w:r>
      </w:ins>
    </w:p>
    <w:p w14:paraId="06EF6865" w14:textId="535EB633" w:rsidR="00835D06" w:rsidRDefault="007F4C91" w:rsidP="00376646">
      <w:pPr>
        <w:rPr>
          <w:ins w:id="94" w:author="Peter Vogel" w:date="2025-04-13T04:56:00Z" w16du:dateUtc="2025-04-13T08:56:00Z"/>
        </w:rPr>
      </w:pPr>
      <w:ins w:id="95" w:author="Peter Vogel" w:date="2025-04-17T09:55:00Z" w16du:dateUtc="2025-04-17T13:55:00Z">
        <w:r>
          <w:t xml:space="preserve">We can describe what </w:t>
        </w:r>
      </w:ins>
      <w:ins w:id="96" w:author="Peter Vogel" w:date="2025-04-17T17:59:00Z" w16du:dateUtc="2025-04-17T21:59:00Z">
        <w:r w:rsidR="000A070C">
          <w:t>is</w:t>
        </w:r>
      </w:ins>
      <w:ins w:id="97" w:author="Peter Vogel" w:date="2025-04-17T09:55:00Z" w16du:dateUtc="2025-04-17T13:55:00Z">
        <w:r>
          <w:t xml:space="preserve"> required </w:t>
        </w:r>
      </w:ins>
      <w:ins w:id="98" w:author="Peter Vogel" w:date="2025-04-17T17:59:00Z" w16du:dateUtc="2025-04-17T21:59:00Z">
        <w:r w:rsidR="000A070C">
          <w:t>from</w:t>
        </w:r>
      </w:ins>
      <w:ins w:id="99" w:author="Peter Vogel" w:date="2025-04-17T09:56:00Z" w16du:dateUtc="2025-04-17T13:56:00Z">
        <w:r>
          <w:t xml:space="preserve"> the </w:t>
        </w:r>
      </w:ins>
      <w:ins w:id="100" w:author="Peter Vogel" w:date="2025-04-17T17:58:00Z" w16du:dateUtc="2025-04-17T21:58:00Z">
        <w:r w:rsidR="000A070C">
          <w:t>participant, the partner(s), and the messaging re</w:t>
        </w:r>
      </w:ins>
      <w:ins w:id="101" w:author="Peter Vogel" w:date="2025-04-17T17:59:00Z" w16du:dateUtc="2025-04-17T21:59:00Z">
        <w:r w:rsidR="000A070C">
          <w:t xml:space="preserve">source manager </w:t>
        </w:r>
      </w:ins>
      <w:ins w:id="102" w:author="Peter Vogel" w:date="2025-04-17T09:56:00Z" w16du:dateUtc="2025-04-17T13:56:00Z">
        <w:r>
          <w:t>that</w:t>
        </w:r>
      </w:ins>
      <w:ins w:id="103" w:author="Peter Vogel" w:date="2025-04-17T09:55:00Z" w16du:dateUtc="2025-04-17T13:55:00Z">
        <w:r>
          <w:t xml:space="preserve"> </w:t>
        </w:r>
      </w:ins>
      <w:ins w:id="104" w:author="Peter Vogel" w:date="2025-04-17T17:59:00Z" w16du:dateUtc="2025-04-17T21:59:00Z">
        <w:r w:rsidR="000A070C">
          <w:t>manages the conversation between a participant and a partner. Many of those</w:t>
        </w:r>
      </w:ins>
      <w:ins w:id="105" w:author="Peter Vogel" w:date="2025-04-17T09:56:00Z" w16du:dateUtc="2025-04-17T13:56:00Z">
        <w:r>
          <w:t xml:space="preserve"> </w:t>
        </w:r>
      </w:ins>
      <w:ins w:id="106" w:author="Peter Vogel" w:date="2025-04-17T17:59:00Z" w16du:dateUtc="2025-04-17T21:59:00Z">
        <w:r w:rsidR="000A070C">
          <w:t>requirements</w:t>
        </w:r>
      </w:ins>
      <w:ins w:id="107" w:author="Peter Vogel" w:date="2025-04-17T09:56:00Z" w16du:dateUtc="2025-04-17T13:56:00Z">
        <w:r>
          <w:t xml:space="preserve"> exist </w:t>
        </w:r>
        <w:proofErr w:type="gramStart"/>
        <w:r>
          <w:t>in</w:t>
        </w:r>
        <w:proofErr w:type="gramEnd"/>
        <w:r>
          <w:t xml:space="preserve"> various </w:t>
        </w:r>
      </w:ins>
      <w:ins w:id="108" w:author="Peter Vogel" w:date="2025-04-17T09:57:00Z" w16du:dateUtc="2025-04-17T13:57:00Z">
        <w:r>
          <w:t xml:space="preserve">platforms and, interestingly, </w:t>
        </w:r>
      </w:ins>
      <w:ins w:id="109" w:author="Peter Vogel" w:date="2025-04-17T18:00:00Z" w16du:dateUtc="2025-04-17T22:00:00Z">
        <w:r w:rsidR="000A070C">
          <w:t xml:space="preserve">many </w:t>
        </w:r>
        <w:proofErr w:type="spellStart"/>
        <w:r w:rsidR="000A070C">
          <w:t>hve</w:t>
        </w:r>
      </w:ins>
      <w:proofErr w:type="spellEnd"/>
      <w:ins w:id="110" w:author="Peter Vogel" w:date="2025-04-17T09:57:00Z" w16du:dateUtc="2025-04-17T13:57:00Z">
        <w:r>
          <w:t xml:space="preserve"> existed in the past but are no longer considered valuable. </w:t>
        </w:r>
      </w:ins>
    </w:p>
    <w:p w14:paraId="4F830CBA" w14:textId="5054E3F3" w:rsidR="003D37BE" w:rsidRDefault="003D37BE" w:rsidP="00376646">
      <w:ins w:id="111" w:author="Peter Vogel" w:date="2025-04-13T04:56:00Z" w16du:dateUtc="2025-04-13T08:56:00Z">
        <w:r>
          <w:t>## Workflows and Mess</w:t>
        </w:r>
      </w:ins>
      <w:ins w:id="112" w:author="Peter Vogel" w:date="2025-04-13T05:34:00Z" w16du:dateUtc="2025-04-13T09:34:00Z">
        <w:r w:rsidR="0072710A">
          <w:t>a</w:t>
        </w:r>
      </w:ins>
      <w:ins w:id="113" w:author="Peter Vogel" w:date="2025-04-13T04:56:00Z" w16du:dateUtc="2025-04-13T08:56:00Z">
        <w:r>
          <w:t>ges</w:t>
        </w:r>
      </w:ins>
    </w:p>
    <w:p w14:paraId="01832A61" w14:textId="24F72A07" w:rsidR="00BE2E26" w:rsidRDefault="00BE2E26" w:rsidP="00376646">
      <w:r>
        <w:t xml:space="preserve">Consider a very simple transaction: A user at an </w:t>
      </w:r>
      <w:proofErr w:type="gramStart"/>
      <w:r>
        <w:t>ATM request</w:t>
      </w:r>
      <w:r w:rsidR="00C1035F">
        <w:t>s</w:t>
      </w:r>
      <w:proofErr w:type="gramEnd"/>
      <w:r>
        <w:t xml:space="preserve"> $10 from the user’s account. The two workflows with their messages would look something like this:</w:t>
      </w:r>
    </w:p>
    <w:p w14:paraId="7F137E10" w14:textId="38556F19" w:rsidR="00BE2E26" w:rsidRDefault="00866E83" w:rsidP="00376646">
      <w:del w:id="114" w:author="Peter Vogel" w:date="2025-04-13T05:38:00Z" w16du:dateUtc="2025-04-13T09:38:00Z">
        <w:r w:rsidRPr="00866E83" w:rsidDel="002B5EEF">
          <w:rPr>
            <w:noProof/>
          </w:rPr>
          <w:lastRenderedPageBreak/>
          <w:drawing>
            <wp:inline distT="0" distB="0" distL="0" distR="0" wp14:anchorId="2DE75B45" wp14:editId="7584E34A">
              <wp:extent cx="5943600" cy="2978785"/>
              <wp:effectExtent l="0" t="0" r="0" b="0"/>
              <wp:docPr id="13770462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46290" name="Picture 1" descr="A diagram of a diagram&#10;&#10;AI-generated content may be incorrect."/>
                      <pic:cNvPicPr/>
                    </pic:nvPicPr>
                    <pic:blipFill>
                      <a:blip r:embed="rId5"/>
                      <a:stretch>
                        <a:fillRect/>
                      </a:stretch>
                    </pic:blipFill>
                    <pic:spPr>
                      <a:xfrm>
                        <a:off x="0" y="0"/>
                        <a:ext cx="5943600" cy="2978785"/>
                      </a:xfrm>
                      <a:prstGeom prst="rect">
                        <a:avLst/>
                      </a:prstGeom>
                    </pic:spPr>
                  </pic:pic>
                </a:graphicData>
              </a:graphic>
            </wp:inline>
          </w:drawing>
        </w:r>
      </w:del>
      <w:ins w:id="115" w:author="Peter Vogel" w:date="2025-04-13T05:38:00Z" w16du:dateUtc="2025-04-13T09:38:00Z">
        <w:r w:rsidR="002B5EEF" w:rsidRPr="002B5EEF">
          <w:rPr>
            <w:noProof/>
          </w:rPr>
          <w:t xml:space="preserve"> </w:t>
        </w:r>
      </w:ins>
      <w:ins w:id="116" w:author="Peter Vogel" w:date="2025-04-13T05:42:00Z" w16du:dateUtc="2025-04-13T09:42:00Z">
        <w:r w:rsidR="002821DD" w:rsidRPr="002821DD">
          <w:rPr>
            <w:noProof/>
          </w:rPr>
          <w:drawing>
            <wp:inline distT="0" distB="0" distL="0" distR="0" wp14:anchorId="4093EA0C" wp14:editId="19C150B5">
              <wp:extent cx="5943600" cy="3307080"/>
              <wp:effectExtent l="0" t="0" r="0" b="7620"/>
              <wp:docPr id="1279634509" name="Picture 1" descr="A diagram of a ba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34509" name="Picture 1" descr="A diagram of a bank&#10;&#10;AI-generated content may be incorrect."/>
                      <pic:cNvPicPr/>
                    </pic:nvPicPr>
                    <pic:blipFill>
                      <a:blip r:embed="rId6"/>
                      <a:stretch>
                        <a:fillRect/>
                      </a:stretch>
                    </pic:blipFill>
                    <pic:spPr>
                      <a:xfrm>
                        <a:off x="0" y="0"/>
                        <a:ext cx="5943600" cy="3307080"/>
                      </a:xfrm>
                      <a:prstGeom prst="rect">
                        <a:avLst/>
                      </a:prstGeom>
                    </pic:spPr>
                  </pic:pic>
                </a:graphicData>
              </a:graphic>
            </wp:inline>
          </w:drawing>
        </w:r>
      </w:ins>
    </w:p>
    <w:p w14:paraId="575EAAEE" w14:textId="77777777" w:rsidR="007C4AD1" w:rsidRDefault="00C1035F" w:rsidP="00376646">
      <w:pPr>
        <w:rPr>
          <w:ins w:id="117" w:author="Peter Vogel" w:date="2025-04-13T04:57:00Z" w16du:dateUtc="2025-04-13T08:57:00Z"/>
        </w:rPr>
      </w:pPr>
      <w:del w:id="118" w:author="Peter Vogel" w:date="2025-04-13T04:56:00Z" w16du:dateUtc="2025-04-13T08:56:00Z">
        <w:r w:rsidDel="003D37BE">
          <w:delText>A</w:delText>
        </w:r>
        <w:r w:rsidR="00885266" w:rsidDel="003D37BE">
          <w:delText>n example of a</w:delText>
        </w:r>
      </w:del>
      <w:ins w:id="119" w:author="Peter Vogel" w:date="2025-04-13T04:56:00Z" w16du:dateUtc="2025-04-13T08:56:00Z">
        <w:r w:rsidR="003D37BE">
          <w:t>A</w:t>
        </w:r>
      </w:ins>
      <w:r>
        <w:t xml:space="preserve"> more complex transaction </w:t>
      </w:r>
      <w:del w:id="120" w:author="Peter Vogel" w:date="2025-04-13T04:56:00Z" w16du:dateUtc="2025-04-13T08:56:00Z">
        <w:r w:rsidDel="003D37BE">
          <w:delText>involving</w:delText>
        </w:r>
        <w:r w:rsidR="00885266" w:rsidDel="003D37BE">
          <w:delText xml:space="preserve"> c</w:delText>
        </w:r>
      </w:del>
      <w:ins w:id="121" w:author="Peter Vogel" w:date="2025-04-13T04:56:00Z" w16du:dateUtc="2025-04-13T08:56:00Z">
        <w:r w:rsidR="003D37BE">
          <w:t>w</w:t>
        </w:r>
      </w:ins>
      <w:r>
        <w:t>ould be a</w:t>
      </w:r>
      <w:r w:rsidR="0039126B">
        <w:t xml:space="preserve"> user</w:t>
      </w:r>
      <w:r w:rsidR="00885266">
        <w:t xml:space="preserve"> booking a trip</w:t>
      </w:r>
      <w:ins w:id="122" w:author="Peter Vogel" w:date="2025-04-13T04:56:00Z" w16du:dateUtc="2025-04-13T08:56:00Z">
        <w:r w:rsidR="007C4AD1">
          <w:t xml:space="preserve"> that involves three entities: The user,</w:t>
        </w:r>
      </w:ins>
      <w:ins w:id="123" w:author="Peter Vogel" w:date="2025-04-13T04:57:00Z" w16du:dateUtc="2025-04-13T08:57:00Z">
        <w:r w:rsidR="007C4AD1">
          <w:t xml:space="preserve"> a hotel booking system, and an airline booking system:</w:t>
        </w:r>
      </w:ins>
    </w:p>
    <w:p w14:paraId="780ADC90" w14:textId="77777777" w:rsidR="007C4AD1" w:rsidRDefault="00885266">
      <w:pPr>
        <w:pStyle w:val="ListParagraph"/>
        <w:numPr>
          <w:ilvl w:val="0"/>
          <w:numId w:val="3"/>
        </w:numPr>
        <w:rPr>
          <w:ins w:id="124" w:author="Peter Vogel" w:date="2025-04-13T04:57:00Z" w16du:dateUtc="2025-04-13T08:57:00Z"/>
        </w:rPr>
        <w:pPrChange w:id="125" w:author="Peter Vogel" w:date="2025-04-13T04:58:00Z" w16du:dateUtc="2025-04-13T08:58:00Z">
          <w:pPr/>
        </w:pPrChange>
      </w:pPr>
      <w:del w:id="126" w:author="Peter Vogel" w:date="2025-04-13T04:57:00Z" w16du:dateUtc="2025-04-13T08:57:00Z">
        <w:r w:rsidDel="007C4AD1">
          <w:delText xml:space="preserve">: </w:delText>
        </w:r>
      </w:del>
      <w:r>
        <w:t>The user first</w:t>
      </w:r>
      <w:r w:rsidR="0039126B">
        <w:t xml:space="preserve"> quer</w:t>
      </w:r>
      <w:r>
        <w:t>ies</w:t>
      </w:r>
      <w:r w:rsidR="0039126B">
        <w:t xml:space="preserve"> an airline system to book a flight and get</w:t>
      </w:r>
      <w:r>
        <w:t>s</w:t>
      </w:r>
      <w:r w:rsidR="0039126B">
        <w:t xml:space="preserve"> back a list of potential flights</w:t>
      </w:r>
      <w:del w:id="127" w:author="Peter Vogel" w:date="2025-04-13T04:57:00Z" w16du:dateUtc="2025-04-13T08:57:00Z">
        <w:r w:rsidR="0039126B" w:rsidDel="007C4AD1">
          <w:delText xml:space="preserve">; </w:delText>
        </w:r>
      </w:del>
    </w:p>
    <w:p w14:paraId="5C59FD50" w14:textId="77777777" w:rsidR="007C4AD1" w:rsidRDefault="0039126B">
      <w:pPr>
        <w:pStyle w:val="ListParagraph"/>
        <w:numPr>
          <w:ilvl w:val="0"/>
          <w:numId w:val="3"/>
        </w:numPr>
        <w:rPr>
          <w:ins w:id="128" w:author="Peter Vogel" w:date="2025-04-13T04:57:00Z" w16du:dateUtc="2025-04-13T08:57:00Z"/>
        </w:rPr>
        <w:pPrChange w:id="129" w:author="Peter Vogel" w:date="2025-04-13T04:58:00Z" w16du:dateUtc="2025-04-13T08:58:00Z">
          <w:pPr/>
        </w:pPrChange>
      </w:pPr>
      <w:r>
        <w:t>The user then queries for a hotel for the same set of days</w:t>
      </w:r>
      <w:del w:id="130" w:author="Peter Vogel" w:date="2025-04-13T04:57:00Z" w16du:dateUtc="2025-04-13T08:57:00Z">
        <w:r w:rsidDel="007C4AD1">
          <w:delText xml:space="preserve">; </w:delText>
        </w:r>
      </w:del>
    </w:p>
    <w:p w14:paraId="13A26437" w14:textId="54DDD334" w:rsidR="00A0689A" w:rsidRDefault="00C1035F" w:rsidP="0059732F">
      <w:pPr>
        <w:pStyle w:val="ListParagraph"/>
        <w:numPr>
          <w:ilvl w:val="0"/>
          <w:numId w:val="3"/>
        </w:numPr>
        <w:rPr>
          <w:ins w:id="131" w:author="Peter Vogel" w:date="2025-04-13T05:19:00Z" w16du:dateUtc="2025-04-13T09:19:00Z"/>
        </w:rPr>
      </w:pPr>
      <w:r>
        <w:t xml:space="preserve">After reviewing the two responses, </w:t>
      </w:r>
      <w:r w:rsidR="0039126B">
        <w:t xml:space="preserve">the user </w:t>
      </w:r>
      <w:del w:id="132" w:author="Peter Vogel" w:date="2025-04-13T05:19:00Z" w16du:dateUtc="2025-04-13T09:19:00Z">
        <w:r w:rsidDel="00A0689A">
          <w:delText>makes</w:delText>
        </w:r>
        <w:r w:rsidR="0039126B" w:rsidDel="00A0689A">
          <w:delText xml:space="preserve"> </w:delText>
        </w:r>
      </w:del>
      <w:ins w:id="133" w:author="Peter Vogel" w:date="2025-04-13T05:19:00Z" w16du:dateUtc="2025-04-13T09:19:00Z">
        <w:r w:rsidR="00A0689A">
          <w:t xml:space="preserve">requests </w:t>
        </w:r>
      </w:ins>
      <w:r w:rsidR="0039126B">
        <w:t xml:space="preserve">reservations </w:t>
      </w:r>
      <w:r>
        <w:t>with the airline and the hotel</w:t>
      </w:r>
      <w:del w:id="134" w:author="Peter Vogel" w:date="2025-04-13T04:57:00Z" w16du:dateUtc="2025-04-13T08:57:00Z">
        <w:r w:rsidR="0039126B" w:rsidDel="007C4AD1">
          <w:delText xml:space="preserve">. </w:delText>
        </w:r>
      </w:del>
      <w:ins w:id="135" w:author="Peter Vogel" w:date="2025-04-13T05:20:00Z" w16du:dateUtc="2025-04-13T09:20:00Z">
        <w:r w:rsidR="0059732F">
          <w:t>,</w:t>
        </w:r>
        <w:r w:rsidR="00A0689A">
          <w:t xml:space="preserve"> </w:t>
        </w:r>
      </w:ins>
      <w:ins w:id="136" w:author="Peter Vogel" w:date="2025-04-13T05:19:00Z" w16du:dateUtc="2025-04-13T09:19:00Z">
        <w:r w:rsidR="00A0689A">
          <w:t>provid</w:t>
        </w:r>
      </w:ins>
      <w:ins w:id="137" w:author="Peter Vogel" w:date="2025-04-13T05:21:00Z" w16du:dateUtc="2025-04-13T09:21:00Z">
        <w:r w:rsidR="0059732F">
          <w:t>ing</w:t>
        </w:r>
      </w:ins>
      <w:ins w:id="138" w:author="Peter Vogel" w:date="2025-04-13T05:19:00Z" w16du:dateUtc="2025-04-13T09:19:00Z">
        <w:r w:rsidR="00A0689A">
          <w:t xml:space="preserve"> payment information</w:t>
        </w:r>
      </w:ins>
    </w:p>
    <w:p w14:paraId="64CB85A5" w14:textId="17F55948" w:rsidR="00A0689A" w:rsidRDefault="00A0689A">
      <w:pPr>
        <w:pStyle w:val="ListParagraph"/>
        <w:numPr>
          <w:ilvl w:val="0"/>
          <w:numId w:val="3"/>
        </w:numPr>
        <w:rPr>
          <w:ins w:id="139" w:author="Peter Vogel" w:date="2025-04-13T04:57:00Z" w16du:dateUtc="2025-04-13T08:57:00Z"/>
        </w:rPr>
        <w:pPrChange w:id="140" w:author="Peter Vogel" w:date="2025-04-13T05:19:00Z" w16du:dateUtc="2025-04-13T09:19:00Z">
          <w:pPr/>
        </w:pPrChange>
      </w:pPr>
      <w:ins w:id="141" w:author="Peter Vogel" w:date="2025-04-13T05:19:00Z" w16du:dateUtc="2025-04-13T09:19:00Z">
        <w:r>
          <w:t xml:space="preserve">The hotel and airline </w:t>
        </w:r>
      </w:ins>
      <w:ins w:id="142" w:author="Peter Vogel" w:date="2025-04-13T05:20:00Z" w16du:dateUtc="2025-04-13T09:20:00Z">
        <w:r>
          <w:t>confirm the bookings</w:t>
        </w:r>
      </w:ins>
    </w:p>
    <w:p w14:paraId="6A780AB1" w14:textId="4B2DFDD3" w:rsidR="00D763DF" w:rsidRDefault="0039126B" w:rsidP="00376646">
      <w:pPr>
        <w:rPr>
          <w:ins w:id="143" w:author="Peter Vogel" w:date="2025-04-13T04:58:00Z" w16du:dateUtc="2025-04-13T08:58:00Z"/>
        </w:rPr>
      </w:pPr>
      <w:r>
        <w:t>The processing for any of the three participants (user, hotel, airline) may be more complicated</w:t>
      </w:r>
      <w:r w:rsidR="00AB746B">
        <w:t xml:space="preserve"> than our </w:t>
      </w:r>
      <w:del w:id="144" w:author="Peter Vogel" w:date="2025-04-13T15:39:00Z" w16du:dateUtc="2025-04-13T19:39:00Z">
        <w:r w:rsidR="00AB746B" w:rsidDel="000762D2">
          <w:delText xml:space="preserve">first </w:delText>
        </w:r>
      </w:del>
      <w:ins w:id="145" w:author="Peter Vogel" w:date="2025-04-13T15:39:00Z" w16du:dateUtc="2025-04-13T19:39:00Z">
        <w:r w:rsidR="000762D2">
          <w:t xml:space="preserve">ATM </w:t>
        </w:r>
      </w:ins>
      <w:r w:rsidR="00AB746B">
        <w:t>scen</w:t>
      </w:r>
      <w:r w:rsidR="00885266">
        <w:t>a</w:t>
      </w:r>
      <w:r w:rsidR="00AB746B">
        <w:t>rio</w:t>
      </w:r>
      <w:r>
        <w:t xml:space="preserve"> – in this scenario</w:t>
      </w:r>
      <w:r w:rsidR="00C1035F">
        <w:t>, for example,</w:t>
      </w:r>
      <w:r>
        <w:t xml:space="preserve"> the user </w:t>
      </w:r>
      <w:proofErr w:type="gramStart"/>
      <w:r>
        <w:t>has to</w:t>
      </w:r>
      <w:proofErr w:type="gramEnd"/>
      <w:r>
        <w:t xml:space="preserve"> coordinate the reservations available from the other participants</w:t>
      </w:r>
      <w:r w:rsidR="00AB746B">
        <w:t>.</w:t>
      </w:r>
      <w:r>
        <w:t xml:space="preserve"> </w:t>
      </w:r>
      <w:r w:rsidR="00AB746B">
        <w:t>T</w:t>
      </w:r>
      <w:r>
        <w:t>he messages may</w:t>
      </w:r>
      <w:r w:rsidR="00AB746B">
        <w:t xml:space="preserve"> also</w:t>
      </w:r>
      <w:r>
        <w:t>, potentially, be more complicated</w:t>
      </w:r>
      <w:del w:id="146" w:author="Peter Vogel" w:date="2025-04-13T15:39:00Z" w16du:dateUtc="2025-04-13T19:39:00Z">
        <w:r w:rsidDel="000762D2">
          <w:delText>,</w:delText>
        </w:r>
      </w:del>
      <w:r>
        <w:t xml:space="preserve"> </w:t>
      </w:r>
      <w:r w:rsidR="00AB746B">
        <w:t xml:space="preserve">because they contain a list of options (flights, classes </w:t>
      </w:r>
      <w:proofErr w:type="gramStart"/>
      <w:r w:rsidR="00AB746B">
        <w:t>of</w:t>
      </w:r>
      <w:proofErr w:type="gramEnd"/>
      <w:r w:rsidR="00AB746B">
        <w:t xml:space="preserve"> rooms). </w:t>
      </w:r>
      <w:ins w:id="147" w:author="Peter Vogel" w:date="2025-04-13T15:40:00Z" w16du:dateUtc="2025-04-13T19:40:00Z">
        <w:r w:rsidR="000762D2">
          <w:t xml:space="preserve">But the paradigm of </w:t>
        </w:r>
      </w:ins>
      <w:ins w:id="148" w:author="Peter Vogel" w:date="2025-04-17T18:00:00Z" w16du:dateUtc="2025-04-17T22:00:00Z">
        <w:r w:rsidR="000A070C">
          <w:t>multiple</w:t>
        </w:r>
      </w:ins>
      <w:ins w:id="149" w:author="Peter Vogel" w:date="2025-04-13T15:40:00Z" w16du:dateUtc="2025-04-13T19:40:00Z">
        <w:r w:rsidR="000762D2">
          <w:t xml:space="preserve"> workflows </w:t>
        </w:r>
      </w:ins>
      <w:ins w:id="150" w:author="Peter Vogel" w:date="2025-04-17T18:00:00Z" w16du:dateUtc="2025-04-17T22:00:00Z">
        <w:r w:rsidR="000A070C">
          <w:t>between a participant and one</w:t>
        </w:r>
      </w:ins>
      <w:ins w:id="151" w:author="Peter Vogel" w:date="2025-04-17T18:01:00Z" w16du:dateUtc="2025-04-17T22:01:00Z">
        <w:r w:rsidR="000A070C">
          <w:t xml:space="preserve"> or partners, </w:t>
        </w:r>
      </w:ins>
      <w:ins w:id="152" w:author="Peter Vogel" w:date="2025-04-13T15:40:00Z" w16du:dateUtc="2025-04-13T19:40:00Z">
        <w:r w:rsidR="000762D2">
          <w:t>coordinated through messages</w:t>
        </w:r>
      </w:ins>
      <w:ins w:id="153" w:author="Peter Vogel" w:date="2025-04-17T18:01:00Z" w16du:dateUtc="2025-04-17T22:01:00Z">
        <w:r w:rsidR="000A070C">
          <w:t xml:space="preserve"> managed by a messaging resource manager</w:t>
        </w:r>
      </w:ins>
      <w:ins w:id="154" w:author="Peter Vogel" w:date="2025-04-13T15:40:00Z" w16du:dateUtc="2025-04-13T19:40:00Z">
        <w:r w:rsidR="000762D2">
          <w:t xml:space="preserve"> remains the same.</w:t>
        </w:r>
      </w:ins>
    </w:p>
    <w:p w14:paraId="2950487F" w14:textId="41490619" w:rsidR="0039126B" w:rsidDel="000762D2" w:rsidRDefault="00AB746B">
      <w:pPr>
        <w:pStyle w:val="ListParagraph"/>
        <w:numPr>
          <w:ilvl w:val="0"/>
          <w:numId w:val="2"/>
        </w:numPr>
        <w:rPr>
          <w:del w:id="155" w:author="Peter Vogel" w:date="2025-04-13T15:40:00Z" w16du:dateUtc="2025-04-13T19:40:00Z"/>
        </w:rPr>
        <w:pPrChange w:id="156" w:author="Peter Vogel" w:date="2025-04-13T15:40:00Z" w16du:dateUtc="2025-04-13T19:40:00Z">
          <w:pPr/>
        </w:pPrChange>
      </w:pPr>
      <w:del w:id="157" w:author="Peter Vogel" w:date="2025-04-13T15:40:00Z" w16du:dateUtc="2025-04-13T19:40:00Z">
        <w:r w:rsidDel="000762D2">
          <w:delText>B</w:delText>
        </w:r>
        <w:r w:rsidR="0039126B" w:rsidDel="000762D2">
          <w:delText>ut the paradigm</w:delText>
        </w:r>
        <w:r w:rsidR="00C1035F" w:rsidDel="000762D2">
          <w:delText xml:space="preserve"> of separate workflows coordinated through messages</w:delText>
        </w:r>
        <w:r w:rsidR="0039126B" w:rsidDel="000762D2">
          <w:delText xml:space="preserve"> </w:delText>
        </w:r>
      </w:del>
      <w:del w:id="158" w:author="Peter Vogel" w:date="2025-04-13T04:58:00Z" w16du:dateUtc="2025-04-13T08:58:00Z">
        <w:r w:rsidR="0039126B" w:rsidDel="00D763DF">
          <w:delText>doesn’t change</w:delText>
        </w:r>
      </w:del>
      <w:del w:id="159" w:author="Peter Vogel" w:date="2025-04-13T15:40:00Z" w16du:dateUtc="2025-04-13T19:40:00Z">
        <w:r w:rsidR="0039126B" w:rsidDel="000762D2">
          <w:delText>.</w:delText>
        </w:r>
      </w:del>
    </w:p>
    <w:p w14:paraId="2175B83E" w14:textId="77777777" w:rsidR="007A6E1A" w:rsidRDefault="007A6E1A" w:rsidP="007A6E1A">
      <w:r>
        <w:t>## Noncritical Characteristics</w:t>
      </w:r>
    </w:p>
    <w:p w14:paraId="3C29EFED" w14:textId="4A93596E" w:rsidR="007A6E1A" w:rsidRDefault="007A6E1A" w:rsidP="007A6E1A">
      <w:del w:id="160" w:author="Peter Vogel" w:date="2025-04-18T06:16:00Z" w16du:dateUtc="2025-04-18T10:16:00Z">
        <w:r w:rsidDel="00500C24">
          <w:delText xml:space="preserve">It’s </w:delText>
        </w:r>
      </w:del>
      <w:ins w:id="161" w:author="Peter Vogel" w:date="2025-04-18T06:18:00Z" w16du:dateUtc="2025-04-18T10:18:00Z">
        <w:r w:rsidR="00500C24">
          <w:t>I</w:t>
        </w:r>
      </w:ins>
      <w:ins w:id="162" w:author="Peter Vogel" w:date="2025-04-18T06:16:00Z" w16du:dateUtc="2025-04-18T10:16:00Z">
        <w:r w:rsidR="00500C24">
          <w:t xml:space="preserve">t’s </w:t>
        </w:r>
      </w:ins>
      <w:r>
        <w:t>worth recognizing that many aspects of this process are not critical and will vary from one set of participants to another (and</w:t>
      </w:r>
      <w:ins w:id="163" w:author="Peter Vogel" w:date="2025-04-18T05:55:00Z" w16du:dateUtc="2025-04-18T09:55:00Z">
        <w:r w:rsidR="00500C24">
          <w:t xml:space="preserve"> even</w:t>
        </w:r>
      </w:ins>
      <w:r>
        <w:t>, perhaps, from one transaction to another</w:t>
      </w:r>
      <w:r w:rsidR="00885266">
        <w:t xml:space="preserve"> between </w:t>
      </w:r>
      <w:del w:id="164" w:author="Peter Vogel" w:date="2025-04-17T18:01:00Z" w16du:dateUtc="2025-04-17T22:01:00Z">
        <w:r w:rsidR="00885266" w:rsidDel="000A070C">
          <w:delText>two participants</w:delText>
        </w:r>
      </w:del>
      <w:ins w:id="165" w:author="Peter Vogel" w:date="2025-04-17T18:01:00Z" w16du:dateUtc="2025-04-17T22:01:00Z">
        <w:r w:rsidR="000A070C">
          <w:t>any participant and partner</w:t>
        </w:r>
      </w:ins>
      <w:r>
        <w:t>).</w:t>
      </w:r>
    </w:p>
    <w:p w14:paraId="2FE622ED" w14:textId="3EA5B849" w:rsidR="007A6E1A" w:rsidRDefault="007A6E1A" w:rsidP="007A6E1A">
      <w:r>
        <w:t xml:space="preserve">The message protocol, for example, only needs to be agreed on by any </w:t>
      </w:r>
      <w:del w:id="166" w:author="Peter Vogel" w:date="2025-04-18T05:56:00Z" w16du:dateUtc="2025-04-18T09:56:00Z">
        <w:r w:rsidDel="00500C24">
          <w:delText xml:space="preserve">two </w:delText>
        </w:r>
      </w:del>
      <w:ins w:id="167" w:author="Peter Vogel" w:date="2025-04-18T05:56:00Z" w16du:dateUtc="2025-04-18T09:56:00Z">
        <w:r w:rsidR="00500C24">
          <w:t>a</w:t>
        </w:r>
        <w:r w:rsidR="00500C24">
          <w:t xml:space="preserve"> </w:t>
        </w:r>
      </w:ins>
      <w:r>
        <w:t>participant</w:t>
      </w:r>
      <w:ins w:id="168" w:author="Peter Vogel" w:date="2025-04-18T05:56:00Z" w16du:dateUtc="2025-04-18T09:56:00Z">
        <w:r w:rsidR="00500C24">
          <w:t xml:space="preserve"> </w:t>
        </w:r>
      </w:ins>
      <w:del w:id="169" w:author="Peter Vogel" w:date="2025-04-18T05:56:00Z" w16du:dateUtc="2025-04-18T09:56:00Z">
        <w:r w:rsidDel="00500C24">
          <w:delText>s in direct contact</w:delText>
        </w:r>
      </w:del>
      <w:ins w:id="170" w:author="Peter Vogel" w:date="2025-04-18T05:56:00Z" w16du:dateUtc="2025-04-18T09:56:00Z">
        <w:r w:rsidR="00500C24">
          <w:t xml:space="preserve">and </w:t>
        </w:r>
        <w:proofErr w:type="gramStart"/>
        <w:r w:rsidR="00500C24">
          <w:t>a single</w:t>
        </w:r>
        <w:proofErr w:type="gramEnd"/>
        <w:r w:rsidR="00500C24">
          <w:t xml:space="preserve"> partner</w:t>
        </w:r>
      </w:ins>
      <w:r>
        <w:t xml:space="preserve">. </w:t>
      </w:r>
      <w:ins w:id="171" w:author="Peter Vogel" w:date="2025-04-13T15:41:00Z" w16du:dateUtc="2025-04-13T19:41:00Z">
        <w:r w:rsidR="000762D2">
          <w:t xml:space="preserve">Even </w:t>
        </w:r>
      </w:ins>
      <w:del w:id="172" w:author="Peter Vogel" w:date="2025-04-13T15:41:00Z" w16du:dateUtc="2025-04-13T19:41:00Z">
        <w:r w:rsidDel="000762D2">
          <w:delText xml:space="preserve">In </w:delText>
        </w:r>
      </w:del>
      <w:ins w:id="173" w:author="Peter Vogel" w:date="2025-04-13T15:41:00Z" w16du:dateUtc="2025-04-13T19:41:00Z">
        <w:r w:rsidR="000762D2">
          <w:t xml:space="preserve">in </w:t>
        </w:r>
      </w:ins>
      <w:r>
        <w:t xml:space="preserve">our second, more complicated scenario, for example, the hotel </w:t>
      </w:r>
      <w:r>
        <w:lastRenderedPageBreak/>
        <w:t xml:space="preserve">and airline don’t need to share a common protocol because they don’t communicate with each other. </w:t>
      </w:r>
      <w:r w:rsidR="00885266">
        <w:t>While</w:t>
      </w:r>
      <w:r>
        <w:t xml:space="preserve"> a common protocol for all transactions in all systems would be convenient</w:t>
      </w:r>
      <w:r w:rsidR="00885266">
        <w:t>, it</w:t>
      </w:r>
      <w:r>
        <w:t xml:space="preserve"> isn’t necessary.</w:t>
      </w:r>
    </w:p>
    <w:p w14:paraId="7053CE3B" w14:textId="48275B2C" w:rsidR="00885266" w:rsidRDefault="007A6E1A" w:rsidP="007A6E1A">
      <w:r>
        <w:t xml:space="preserve">Because each of the participants is a black box to the other participants, </w:t>
      </w:r>
      <w:ins w:id="174" w:author="Peter Vogel" w:date="2025-04-18T05:56:00Z" w16du:dateUtc="2025-04-18T09:56:00Z">
        <w:r w:rsidR="00500C24">
          <w:t xml:space="preserve">how </w:t>
        </w:r>
      </w:ins>
      <w:r>
        <w:t>each participant</w:t>
      </w:r>
      <w:ins w:id="175" w:author="Peter Vogel" w:date="2025-04-18T05:56:00Z" w16du:dateUtc="2025-04-18T09:56:00Z">
        <w:r w:rsidR="00500C24">
          <w:t xml:space="preserve"> </w:t>
        </w:r>
      </w:ins>
      <w:del w:id="176" w:author="Peter Vogel" w:date="2025-04-18T05:56:00Z" w16du:dateUtc="2025-04-18T09:56:00Z">
        <w:r w:rsidDel="00500C24">
          <w:delText>’s processing</w:delText>
        </w:r>
      </w:del>
      <w:ins w:id="177" w:author="Peter Vogel" w:date="2025-04-18T05:56:00Z" w16du:dateUtc="2025-04-18T09:56:00Z">
        <w:r w:rsidR="00500C24">
          <w:t>handles its internal state</w:t>
        </w:r>
      </w:ins>
      <w:r>
        <w:t xml:space="preserve"> isn’t important to the other participants. In the ATM scenario, for example, the bank will </w:t>
      </w:r>
      <w:del w:id="178" w:author="Peter Vogel" w:date="2025-04-13T15:42:00Z" w16du:dateUtc="2025-04-13T19:42:00Z">
        <w:r w:rsidDel="000762D2">
          <w:delText xml:space="preserve">ensure </w:delText>
        </w:r>
      </w:del>
      <w:ins w:id="179" w:author="Peter Vogel" w:date="2025-04-13T15:42:00Z" w16du:dateUtc="2025-04-13T19:42:00Z">
        <w:r w:rsidR="000762D2">
          <w:t xml:space="preserve">have in place a transaction management system so </w:t>
        </w:r>
      </w:ins>
      <w:r>
        <w:t xml:space="preserve">that any combination of debits and credits required in </w:t>
      </w:r>
      <w:del w:id="180" w:author="Peter Vogel" w:date="2025-04-13T15:41:00Z" w16du:dateUtc="2025-04-13T19:41:00Z">
        <w:r w:rsidDel="000762D2">
          <w:delText xml:space="preserve">tis </w:delText>
        </w:r>
      </w:del>
      <w:ins w:id="181" w:author="Peter Vogel" w:date="2025-04-13T15:41:00Z" w16du:dateUtc="2025-04-13T19:41:00Z">
        <w:r w:rsidR="000762D2">
          <w:t xml:space="preserve">its </w:t>
        </w:r>
      </w:ins>
      <w:r>
        <w:t>part of the distributed transaction are atomic</w:t>
      </w:r>
      <w:ins w:id="182" w:author="Peter Vogel" w:date="2025-04-13T15:41:00Z" w16du:dateUtc="2025-04-13T19:41:00Z">
        <w:r w:rsidR="000762D2">
          <w:t xml:space="preserve"> and meet the ACID characteristics</w:t>
        </w:r>
      </w:ins>
      <w:r>
        <w:t xml:space="preserve">. </w:t>
      </w:r>
      <w:ins w:id="183" w:author="Peter Vogel" w:date="2025-04-18T05:57:00Z" w16du:dateUtc="2025-04-18T09:57:00Z">
        <w:r w:rsidR="00500C24">
          <w:t>O</w:t>
        </w:r>
        <w:r w:rsidR="00500C24">
          <w:t>n the other hand</w:t>
        </w:r>
        <w:r w:rsidR="00500C24">
          <w:t>, t</w:t>
        </w:r>
      </w:ins>
      <w:ins w:id="184" w:author="Peter Vogel" w:date="2025-04-13T15:41:00Z" w16du:dateUtc="2025-04-13T19:41:00Z">
        <w:r w:rsidR="000762D2">
          <w:t>hose are not requirements</w:t>
        </w:r>
      </w:ins>
      <w:ins w:id="185" w:author="Peter Vogel" w:date="2025-04-13T15:42:00Z" w16du:dateUtc="2025-04-13T19:42:00Z">
        <w:r w:rsidR="000762D2">
          <w:t xml:space="preserve"> for </w:t>
        </w:r>
      </w:ins>
      <w:del w:id="186" w:author="Peter Vogel" w:date="2025-04-13T15:42:00Z" w16du:dateUtc="2025-04-13T19:42:00Z">
        <w:r w:rsidDel="000762D2">
          <w:delText xml:space="preserve">The </w:delText>
        </w:r>
      </w:del>
      <w:ins w:id="187" w:author="Peter Vogel" w:date="2025-04-13T15:42:00Z" w16du:dateUtc="2025-04-13T19:42:00Z">
        <w:r w:rsidR="000762D2">
          <w:t xml:space="preserve">the </w:t>
        </w:r>
      </w:ins>
      <w:r>
        <w:t>user requesting the cash</w:t>
      </w:r>
      <w:ins w:id="188" w:author="Peter Vogel" w:date="2025-04-13T15:42:00Z" w16du:dateUtc="2025-04-13T19:42:00Z">
        <w:r w:rsidR="000762D2">
          <w:t xml:space="preserve"> and the user doesn’t</w:t>
        </w:r>
      </w:ins>
      <w:del w:id="189" w:author="Peter Vogel" w:date="2025-04-13T15:42:00Z" w16du:dateUtc="2025-04-13T19:42:00Z">
        <w:r w:rsidDel="000762D2">
          <w:delText xml:space="preserve"> does not care</w:delText>
        </w:r>
        <w:r w:rsidR="00885266" w:rsidDel="000762D2">
          <w:delText xml:space="preserve"> about that requirement or</w:delText>
        </w:r>
      </w:del>
      <w:r w:rsidR="00885266">
        <w:t xml:space="preserve"> need to implement any sort of transaction management</w:t>
      </w:r>
      <w:r>
        <w:t>.</w:t>
      </w:r>
    </w:p>
    <w:p w14:paraId="2AD6B10B" w14:textId="0FF086FD" w:rsidR="007A6E1A" w:rsidRDefault="007A6E1A" w:rsidP="007A6E1A">
      <w:r>
        <w:t>Even the final state of each participant isn’t known to other participants, except for what is communicated through the messages</w:t>
      </w:r>
      <w:ins w:id="190" w:author="Peter Vogel" w:date="2025-04-18T05:57:00Z" w16du:dateUtc="2025-04-18T09:57:00Z">
        <w:r w:rsidR="00500C24">
          <w:t>. In</w:t>
        </w:r>
      </w:ins>
      <w:del w:id="191" w:author="Peter Vogel" w:date="2025-04-18T05:57:00Z" w16du:dateUtc="2025-04-18T09:57:00Z">
        <w:r w:rsidDel="00500C24">
          <w:delText xml:space="preserve"> (</w:delText>
        </w:r>
        <w:r w:rsidR="00914C25" w:rsidDel="00500C24">
          <w:delText>in</w:delText>
        </w:r>
      </w:del>
      <w:r w:rsidR="00914C25">
        <w:t xml:space="preserve"> our ATM example, </w:t>
      </w:r>
      <w:ins w:id="192" w:author="Peter Vogel" w:date="2025-04-18T05:57:00Z" w16du:dateUtc="2025-04-18T09:57:00Z">
        <w:r w:rsidR="00500C24">
          <w:t xml:space="preserve">the final step in the </w:t>
        </w:r>
      </w:ins>
      <w:ins w:id="193" w:author="Peter Vogel" w:date="2025-04-18T05:58:00Z" w16du:dateUtc="2025-04-18T09:58:00Z">
        <w:r w:rsidR="00500C24">
          <w:t>user’s workflow</w:t>
        </w:r>
      </w:ins>
      <w:ins w:id="194" w:author="Peter Vogel" w:date="2025-04-18T05:57:00Z" w16du:dateUtc="2025-04-18T09:57:00Z">
        <w:r w:rsidR="00500C24">
          <w:t xml:space="preserve"> might merely dispense</w:t>
        </w:r>
      </w:ins>
      <w:ins w:id="195" w:author="Peter Vogel" w:date="2025-04-18T05:58:00Z" w16du:dateUtc="2025-04-18T09:58:00Z">
        <w:r w:rsidR="00500C24">
          <w:t xml:space="preserve"> the cash </w:t>
        </w:r>
      </w:ins>
      <w:r>
        <w:t xml:space="preserve">the user </w:t>
      </w:r>
      <w:ins w:id="196" w:author="Peter Vogel" w:date="2025-04-18T05:58:00Z" w16du:dateUtc="2025-04-18T09:58:00Z">
        <w:r w:rsidR="00500C24">
          <w:t xml:space="preserve">without reporting the final balance I the user’s account. </w:t>
        </w:r>
      </w:ins>
      <w:del w:id="197" w:author="Peter Vogel" w:date="2025-04-18T05:58:00Z" w16du:dateUtc="2025-04-18T09:58:00Z">
        <w:r w:rsidDel="00500C24">
          <w:delText>may, in fact,</w:delText>
        </w:r>
      </w:del>
      <w:ins w:id="198" w:author="Peter Vogel" w:date="2025-04-18T05:58:00Z" w16du:dateUtc="2025-04-18T09:58:00Z">
        <w:r w:rsidR="00500C24">
          <w:t xml:space="preserve">The user might, then, </w:t>
        </w:r>
      </w:ins>
      <w:del w:id="199" w:author="Peter Vogel" w:date="2025-04-18T05:58:00Z" w16du:dateUtc="2025-04-18T09:58:00Z">
        <w:r w:rsidDel="00500C24">
          <w:delText xml:space="preserve"> </w:delText>
        </w:r>
      </w:del>
      <w:r>
        <w:t xml:space="preserve">initiate a second </w:t>
      </w:r>
      <w:del w:id="200" w:author="Peter Vogel" w:date="2025-04-18T05:58:00Z" w16du:dateUtc="2025-04-18T09:58:00Z">
        <w:r w:rsidDel="00500C24">
          <w:delText xml:space="preserve">transaction </w:delText>
        </w:r>
      </w:del>
      <w:ins w:id="201" w:author="Peter Vogel" w:date="2025-04-18T05:58:00Z" w16du:dateUtc="2025-04-18T09:58:00Z">
        <w:r w:rsidR="00500C24">
          <w:t>workflow</w:t>
        </w:r>
        <w:r w:rsidR="00500C24">
          <w:t xml:space="preserve"> </w:t>
        </w:r>
      </w:ins>
      <w:r>
        <w:t xml:space="preserve">to determine how much money is left in the </w:t>
      </w:r>
      <w:del w:id="202" w:author="Peter Vogel" w:date="2025-04-18T05:59:00Z" w16du:dateUtc="2025-04-18T09:59:00Z">
        <w:r w:rsidDel="00500C24">
          <w:delText xml:space="preserve">user’s </w:delText>
        </w:r>
      </w:del>
      <w:r>
        <w:t>account</w:t>
      </w:r>
      <w:del w:id="203" w:author="Peter Vogel" w:date="2025-04-18T05:58:00Z" w16du:dateUtc="2025-04-18T09:58:00Z">
        <w:r w:rsidR="00914C25" w:rsidDel="00500C24">
          <w:delText>, depending on the information returned in earlier messages</w:delText>
        </w:r>
        <w:r w:rsidDel="00500C24">
          <w:delText>)</w:delText>
        </w:r>
      </w:del>
      <w:r>
        <w:t>.</w:t>
      </w:r>
    </w:p>
    <w:p w14:paraId="1027F659" w14:textId="424D9CD9" w:rsidR="00850F61" w:rsidDel="00500C24" w:rsidRDefault="007A6E1A" w:rsidP="007A6E1A">
      <w:pPr>
        <w:rPr>
          <w:del w:id="204" w:author="Peter Vogel" w:date="2025-04-18T06:00:00Z" w16du:dateUtc="2025-04-18T10:00:00Z"/>
        </w:rPr>
      </w:pPr>
      <w:del w:id="205" w:author="Peter Vogel" w:date="2025-04-18T06:00:00Z" w16du:dateUtc="2025-04-18T10:00:00Z">
        <w:r w:rsidDel="00500C24">
          <w:delText xml:space="preserve">The actual process of transmitting the messages also doesn’t matter and can vary depending on the </w:delText>
        </w:r>
      </w:del>
      <w:del w:id="206" w:author="Peter Vogel" w:date="2025-04-13T15:43:00Z" w16du:dateUtc="2025-04-13T19:43:00Z">
        <w:r w:rsidDel="000762D2">
          <w:delText>resource manager used</w:delText>
        </w:r>
      </w:del>
      <w:del w:id="207" w:author="Peter Vogel" w:date="2025-04-18T06:00:00Z" w16du:dateUtc="2025-04-18T10:00:00Z">
        <w:r w:rsidDel="00500C24">
          <w:delText>: messages might be asynchronously written to queues</w:delText>
        </w:r>
      </w:del>
      <w:del w:id="208" w:author="Peter Vogel" w:date="2025-04-18T05:59:00Z" w16du:dateUtc="2025-04-18T09:59:00Z">
        <w:r w:rsidDel="00500C24">
          <w:delText xml:space="preserve"> (assumed in the rest of this discussion);</w:delText>
        </w:r>
      </w:del>
      <w:del w:id="209" w:author="Peter Vogel" w:date="2025-04-18T06:00:00Z" w16du:dateUtc="2025-04-18T10:00:00Z">
        <w:r w:rsidDel="00500C24">
          <w:delText xml:space="preserve"> raised by events received asynchronously by subscribers; </w:delText>
        </w:r>
        <w:r w:rsidR="00850F61" w:rsidDel="00500C24">
          <w:delText xml:space="preserve">or even </w:delText>
        </w:r>
        <w:r w:rsidDel="00500C24">
          <w:delText xml:space="preserve">synchronously transmitted between participants. </w:delText>
        </w:r>
      </w:del>
      <w:del w:id="210" w:author="Peter Vogel" w:date="2025-04-13T15:44:00Z" w16du:dateUtc="2025-04-13T19:44:00Z">
        <w:r w:rsidDel="000762D2">
          <w:delText>The critical issue is that messages are</w:delText>
        </w:r>
        <w:r w:rsidRPr="00D87803" w:rsidDel="000762D2">
          <w:delText xml:space="preserve"> created and consumed in the context of the </w:delText>
        </w:r>
        <w:r w:rsidDel="000762D2">
          <w:delText xml:space="preserve">participant’s distributed </w:delText>
        </w:r>
        <w:r w:rsidRPr="00D87803" w:rsidDel="000762D2">
          <w:delText>transaction.</w:delText>
        </w:r>
        <w:r w:rsidDel="000762D2">
          <w:delText xml:space="preserve"> </w:delText>
        </w:r>
      </w:del>
    </w:p>
    <w:p w14:paraId="0952CFC3" w14:textId="725FBD7F" w:rsidR="007A6E1A" w:rsidRDefault="00850F61" w:rsidP="007A6E1A">
      <w:pPr>
        <w:rPr>
          <w:ins w:id="211" w:author="Peter Vogel" w:date="2025-04-13T15:44:00Z" w16du:dateUtc="2025-04-13T19:44:00Z"/>
        </w:rPr>
      </w:pPr>
      <w:r>
        <w:t xml:space="preserve">Timing is also not a constraint. </w:t>
      </w:r>
      <w:del w:id="212" w:author="Peter Vogel" w:date="2025-04-18T06:00:00Z" w16du:dateUtc="2025-04-18T10:00:00Z">
        <w:r w:rsidDel="00500C24">
          <w:delText>In scenarios where the</w:delText>
        </w:r>
        <w:r w:rsidR="007A6E1A" w:rsidDel="00500C24">
          <w:delText xml:space="preserve"> messages </w:delText>
        </w:r>
        <w:r w:rsidDel="00500C24">
          <w:delText>are</w:delText>
        </w:r>
        <w:r w:rsidR="007A6E1A" w:rsidDel="00500C24">
          <w:delText xml:space="preserve"> sent asynchronously,</w:delText>
        </w:r>
      </w:del>
      <w:ins w:id="213" w:author="Peter Vogel" w:date="2025-04-18T06:00:00Z" w16du:dateUtc="2025-04-18T10:00:00Z">
        <w:r w:rsidR="00500C24">
          <w:t>Like any workflow,</w:t>
        </w:r>
      </w:ins>
      <w:r w:rsidR="007A6E1A">
        <w:t xml:space="preserve"> transactions </w:t>
      </w:r>
      <w:del w:id="214" w:author="Peter Vogel" w:date="2025-04-18T06:00:00Z" w16du:dateUtc="2025-04-18T10:00:00Z">
        <w:r w:rsidR="007A6E1A" w:rsidDel="00500C24">
          <w:delText xml:space="preserve">can </w:delText>
        </w:r>
      </w:del>
      <w:ins w:id="215" w:author="Peter Vogel" w:date="2025-04-18T06:00:00Z" w16du:dateUtc="2025-04-18T10:00:00Z">
        <w:r w:rsidR="00500C24">
          <w:t>could</w:t>
        </w:r>
        <w:r w:rsidR="00500C24">
          <w:t xml:space="preserve"> </w:t>
        </w:r>
      </w:ins>
      <w:r w:rsidR="007A6E1A">
        <w:t xml:space="preserve">stretch over any </w:t>
      </w:r>
      <w:proofErr w:type="gramStart"/>
      <w:r w:rsidR="007A6E1A">
        <w:t>period of time</w:t>
      </w:r>
      <w:proofErr w:type="gramEnd"/>
      <w:ins w:id="216" w:author="Peter Vogel" w:date="2025-04-18T06:00:00Z" w16du:dateUtc="2025-04-18T10:00:00Z">
        <w:r w:rsidR="00500C24">
          <w:t>,</w:t>
        </w:r>
      </w:ins>
      <w:del w:id="217" w:author="Peter Vogel" w:date="2025-04-18T06:00:00Z" w16du:dateUtc="2025-04-18T10:00:00Z">
        <w:r w:rsidR="007A6E1A" w:rsidDel="00500C24">
          <w:delText xml:space="preserve"> (as is the case with workflows)</w:delText>
        </w:r>
      </w:del>
      <w:r w:rsidR="007A6E1A">
        <w:t xml:space="preserve"> if that’s the appropriate “speed of</w:t>
      </w:r>
      <w:ins w:id="218" w:author="Peter Vogel" w:date="2025-04-13T16:01:00Z" w16du:dateUtc="2025-04-13T20:01:00Z">
        <w:r w:rsidR="00265497">
          <w:t xml:space="preserve"> real</w:t>
        </w:r>
      </w:ins>
      <w:r w:rsidR="007A6E1A">
        <w:t xml:space="preserve"> life” for the transaction.</w:t>
      </w:r>
      <w:ins w:id="219" w:author="Peter Vogel" w:date="2025-04-13T15:44:00Z" w16du:dateUtc="2025-04-13T19:44:00Z">
        <w:r w:rsidR="000762D2">
          <w:t xml:space="preserve"> There is always</w:t>
        </w:r>
      </w:ins>
      <w:ins w:id="220" w:author="Peter Vogel" w:date="2025-04-18T06:00:00Z" w16du:dateUtc="2025-04-18T10:00:00Z">
        <w:r w:rsidR="00500C24">
          <w:t>, of course,</w:t>
        </w:r>
      </w:ins>
      <w:ins w:id="221" w:author="Peter Vogel" w:date="2025-04-13T15:44:00Z" w16du:dateUtc="2025-04-13T19:44:00Z">
        <w:r w:rsidR="000762D2">
          <w:t xml:space="preserve"> the possibility that </w:t>
        </w:r>
      </w:ins>
      <w:ins w:id="222" w:author="Peter Vogel" w:date="2025-04-18T06:00:00Z" w16du:dateUtc="2025-04-18T10:00:00Z">
        <w:r w:rsidR="00500C24">
          <w:t xml:space="preserve">a </w:t>
        </w:r>
      </w:ins>
      <w:ins w:id="223" w:author="Peter Vogel" w:date="2025-04-13T15:44:00Z" w16du:dateUtc="2025-04-13T19:44:00Z">
        <w:r w:rsidR="000762D2">
          <w:t>participant</w:t>
        </w:r>
      </w:ins>
      <w:ins w:id="224" w:author="Peter Vogel" w:date="2025-04-18T06:00:00Z" w16du:dateUtc="2025-04-18T10:00:00Z">
        <w:r w:rsidR="00500C24">
          <w:t>’</w:t>
        </w:r>
      </w:ins>
      <w:ins w:id="225" w:author="Peter Vogel" w:date="2025-04-18T06:01:00Z" w16du:dateUtc="2025-04-18T10:01:00Z">
        <w:r w:rsidR="00500C24">
          <w:t>s</w:t>
        </w:r>
      </w:ins>
      <w:ins w:id="226" w:author="Peter Vogel" w:date="2025-04-13T15:44:00Z" w16du:dateUtc="2025-04-13T19:44:00Z">
        <w:r w:rsidR="000762D2">
          <w:t xml:space="preserve"> workflow may take “too long” </w:t>
        </w:r>
      </w:ins>
      <w:ins w:id="227" w:author="Peter Vogel" w:date="2025-04-18T06:01:00Z" w16du:dateUtc="2025-04-18T10:01:00Z">
        <w:r w:rsidR="00500C24">
          <w:t xml:space="preserve">for one of its partners and the transaction terminated </w:t>
        </w:r>
      </w:ins>
      <w:ins w:id="228" w:author="Peter Vogel" w:date="2025-04-13T15:45:00Z" w16du:dateUtc="2025-04-13T19:45:00Z">
        <w:r w:rsidR="000762D2">
          <w:t>– but the definition of “too long” will vary from one transaction to another and</w:t>
        </w:r>
      </w:ins>
      <w:ins w:id="229" w:author="Peter Vogel" w:date="2025-04-18T06:01:00Z" w16du:dateUtc="2025-04-18T10:01:00Z">
        <w:r w:rsidR="00500C24">
          <w:t>, possibly, even</w:t>
        </w:r>
      </w:ins>
      <w:ins w:id="230" w:author="Peter Vogel" w:date="2025-04-13T15:45:00Z" w16du:dateUtc="2025-04-13T19:45:00Z">
        <w:r w:rsidR="000762D2">
          <w:t xml:space="preserve"> from one part</w:t>
        </w:r>
      </w:ins>
      <w:ins w:id="231" w:author="Peter Vogel" w:date="2025-04-18T06:01:00Z" w16du:dateUtc="2025-04-18T10:01:00Z">
        <w:r w:rsidR="00500C24">
          <w:t>ner</w:t>
        </w:r>
      </w:ins>
      <w:ins w:id="232" w:author="Peter Vogel" w:date="2025-04-13T15:45:00Z" w16du:dateUtc="2025-04-13T19:45:00Z">
        <w:r w:rsidR="000762D2">
          <w:t xml:space="preserve"> to another even in the same transaction. </w:t>
        </w:r>
      </w:ins>
    </w:p>
    <w:p w14:paraId="5733DC37" w14:textId="13678E28" w:rsidR="000762D2" w:rsidDel="000762D2" w:rsidRDefault="000762D2" w:rsidP="007A6E1A">
      <w:pPr>
        <w:rPr>
          <w:del w:id="233" w:author="Peter Vogel" w:date="2025-04-13T15:45:00Z" w16du:dateUtc="2025-04-13T19:45:00Z"/>
        </w:rPr>
      </w:pPr>
    </w:p>
    <w:p w14:paraId="48F91A5F" w14:textId="6FE30146" w:rsidR="007A6E1A" w:rsidRDefault="007A6E1A" w:rsidP="007A6E1A">
      <w:r>
        <w:t>A message may not even lead to a change of state in one of the participants</w:t>
      </w:r>
      <w:r w:rsidR="00850F61">
        <w:t>,</w:t>
      </w:r>
      <w:r>
        <w:t xml:space="preserve"> </w:t>
      </w:r>
      <w:r w:rsidR="00850F61">
        <w:t xml:space="preserve">as is the case for a </w:t>
      </w:r>
      <w:r>
        <w:t xml:space="preserve">participant querying the status of an order placed with another participant, for example. </w:t>
      </w:r>
    </w:p>
    <w:p w14:paraId="1155AD29" w14:textId="1FD925C6" w:rsidR="007A6E1A" w:rsidRDefault="007A6E1A" w:rsidP="007A6E1A">
      <w:r>
        <w:t xml:space="preserve">## </w:t>
      </w:r>
      <w:del w:id="234" w:author="Peter Vogel" w:date="2025-04-13T05:42:00Z" w16du:dateUtc="2025-04-13T09:42:00Z">
        <w:r w:rsidDel="00125098">
          <w:delText>Critical Issues</w:delText>
        </w:r>
      </w:del>
      <w:ins w:id="235" w:author="Peter Vogel" w:date="2025-04-18T06:11:00Z" w16du:dateUtc="2025-04-18T10:11:00Z">
        <w:r w:rsidR="00500C24">
          <w:t>Messaging Resource Manager</w:t>
        </w:r>
      </w:ins>
    </w:p>
    <w:p w14:paraId="73EDB79A" w14:textId="25C5B455" w:rsidR="00500C24" w:rsidRDefault="00500C24" w:rsidP="000762D2">
      <w:pPr>
        <w:rPr>
          <w:ins w:id="236" w:author="Peter Vogel" w:date="2025-04-18T06:06:00Z" w16du:dateUtc="2025-04-18T10:06:00Z"/>
        </w:rPr>
      </w:pPr>
      <w:ins w:id="237" w:author="Peter Vogel" w:date="2025-04-18T06:16:00Z" w16du:dateUtc="2025-04-18T10:16:00Z">
        <w:r>
          <w:t>We can start by defining the characteristics o</w:t>
        </w:r>
      </w:ins>
      <w:ins w:id="238" w:author="Peter Vogel" w:date="2025-04-18T06:17:00Z" w16du:dateUtc="2025-04-18T10:17:00Z">
        <w:r>
          <w:t xml:space="preserve">f the resource manager that </w:t>
        </w:r>
      </w:ins>
      <w:ins w:id="239" w:author="Peter Vogel" w:date="2025-04-18T06:18:00Z" w16du:dateUtc="2025-04-18T10:18:00Z">
        <w:r>
          <w:t xml:space="preserve">a </w:t>
        </w:r>
      </w:ins>
      <w:ins w:id="240" w:author="Peter Vogel" w:date="2025-04-18T06:17:00Z" w16du:dateUtc="2025-04-18T10:17:00Z">
        <w:r>
          <w:t>participant interact</w:t>
        </w:r>
      </w:ins>
      <w:ins w:id="241" w:author="Peter Vogel" w:date="2025-04-18T06:18:00Z" w16du:dateUtc="2025-04-18T10:18:00Z">
        <w:r>
          <w:t>s</w:t>
        </w:r>
      </w:ins>
      <w:ins w:id="242" w:author="Peter Vogel" w:date="2025-04-18T06:17:00Z" w16du:dateUtc="2025-04-18T10:17:00Z">
        <w:r>
          <w:t xml:space="preserve"> with to send messages</w:t>
        </w:r>
      </w:ins>
      <w:ins w:id="243" w:author="Peter Vogel" w:date="2025-04-18T06:18:00Z" w16du:dateUtc="2025-04-18T10:18:00Z">
        <w:r>
          <w:t xml:space="preserve"> to a partner</w:t>
        </w:r>
      </w:ins>
      <w:ins w:id="244" w:author="Peter Vogel" w:date="2025-04-18T06:17:00Z" w16du:dateUtc="2025-04-18T10:17:00Z">
        <w:r>
          <w:t>.</w:t>
        </w:r>
      </w:ins>
      <w:ins w:id="245" w:author="Peter Vogel" w:date="2025-04-13T15:47:00Z" w16du:dateUtc="2025-04-13T19:47:00Z">
        <w:r w:rsidR="000762D2">
          <w:t xml:space="preserve"> </w:t>
        </w:r>
      </w:ins>
      <w:del w:id="246" w:author="Peter Vogel" w:date="2025-04-13T15:47:00Z" w16du:dateUtc="2025-04-13T19:47:00Z">
        <w:r w:rsidR="007A6E1A" w:rsidDel="000762D2">
          <w:delText xml:space="preserve">The </w:delText>
        </w:r>
        <w:r w:rsidR="00850F61" w:rsidDel="000762D2">
          <w:delText xml:space="preserve">only critical issue in a distributed transaction is </w:delText>
        </w:r>
      </w:del>
      <w:del w:id="247" w:author="Peter Vogel" w:date="2025-04-13T15:48:00Z" w16du:dateUtc="2025-04-13T19:48:00Z">
        <w:r w:rsidR="00850F61" w:rsidDel="000762D2">
          <w:delText xml:space="preserve">the </w:delText>
        </w:r>
      </w:del>
      <w:del w:id="248" w:author="Peter Vogel" w:date="2025-04-18T06:16:00Z" w16du:dateUtc="2025-04-18T10:16:00Z">
        <w:r w:rsidR="007A6E1A" w:rsidDel="00500C24">
          <w:delText>message protocol</w:delText>
        </w:r>
      </w:del>
      <w:del w:id="249" w:author="Peter Vogel" w:date="2025-04-13T15:54:00Z" w16du:dateUtc="2025-04-13T19:54:00Z">
        <w:r w:rsidR="00850F61" w:rsidDel="000762D2">
          <w:delText xml:space="preserve"> </w:delText>
        </w:r>
      </w:del>
      <w:del w:id="250" w:author="Peter Vogel" w:date="2025-04-13T15:48:00Z" w16du:dateUtc="2025-04-13T19:48:00Z">
        <w:r w:rsidR="00850F61" w:rsidDel="000762D2">
          <w:delText>because it</w:delText>
        </w:r>
        <w:r w:rsidR="007A6E1A" w:rsidDel="000762D2">
          <w:delText xml:space="preserve"> </w:delText>
        </w:r>
      </w:del>
      <w:del w:id="251" w:author="Peter Vogel" w:date="2025-04-13T15:54:00Z" w16du:dateUtc="2025-04-13T19:54:00Z">
        <w:r w:rsidR="007A6E1A" w:rsidDel="000762D2">
          <w:delText>is</w:delText>
        </w:r>
      </w:del>
      <w:del w:id="252" w:author="Peter Vogel" w:date="2025-04-18T06:02:00Z" w16du:dateUtc="2025-04-18T10:02:00Z">
        <w:r w:rsidR="007A6E1A" w:rsidDel="00500C24">
          <w:delText xml:space="preserve"> </w:delText>
        </w:r>
        <w:r w:rsidR="00850F61" w:rsidDel="00500C24">
          <w:delText xml:space="preserve">the </w:delText>
        </w:r>
        <w:r w:rsidR="007A6E1A" w:rsidDel="00500C24">
          <w:delText>only part of the transaction that the participants have to agree on</w:delText>
        </w:r>
      </w:del>
      <w:del w:id="253" w:author="Peter Vogel" w:date="2025-04-18T06:16:00Z" w16du:dateUtc="2025-04-18T10:16:00Z">
        <w:r w:rsidR="007A6E1A" w:rsidDel="00500C24">
          <w:delText xml:space="preserve">. </w:delText>
        </w:r>
      </w:del>
    </w:p>
    <w:p w14:paraId="0BD73BA9" w14:textId="1709AED6" w:rsidR="00500C24" w:rsidRDefault="00500C24" w:rsidP="000762D2">
      <w:pPr>
        <w:rPr>
          <w:ins w:id="254" w:author="Peter Vogel" w:date="2025-04-18T06:07:00Z" w16du:dateUtc="2025-04-18T10:07:00Z"/>
        </w:rPr>
      </w:pPr>
      <w:ins w:id="255" w:author="Peter Vogel" w:date="2025-04-18T06:17:00Z" w16du:dateUtc="2025-04-18T10:17:00Z">
        <w:r>
          <w:t>W</w:t>
        </w:r>
      </w:ins>
      <w:del w:id="256" w:author="Peter Vogel" w:date="2025-04-18T06:03:00Z" w16du:dateUtc="2025-04-18T10:03:00Z">
        <w:r w:rsidR="007A6E1A" w:rsidDel="00500C24">
          <w:delText xml:space="preserve">While </w:delText>
        </w:r>
      </w:del>
      <w:ins w:id="257" w:author="Peter Vogel" w:date="2025-04-18T06:03:00Z" w16du:dateUtc="2025-04-18T10:03:00Z">
        <w:r>
          <w:t xml:space="preserve">hile </w:t>
        </w:r>
      </w:ins>
      <w:r w:rsidR="007A6E1A">
        <w:t xml:space="preserve">each participant can keep a record of its state after changes triggered by a message, the history of the </w:t>
      </w:r>
      <w:r w:rsidR="007A6E1A" w:rsidRPr="00500C24">
        <w:rPr>
          <w:rPrChange w:id="258" w:author="Peter Vogel" w:date="2025-04-18T06:06:00Z" w16du:dateUtc="2025-04-18T10:06:00Z">
            <w:rPr>
              <w:i/>
              <w:iCs/>
            </w:rPr>
          </w:rPrChange>
        </w:rPr>
        <w:t>transaction</w:t>
      </w:r>
      <w:r w:rsidR="007A6E1A">
        <w:t xml:space="preserve"> </w:t>
      </w:r>
      <w:ins w:id="259" w:author="Peter Vogel" w:date="2025-04-18T06:06:00Z" w16du:dateUtc="2025-04-18T10:06:00Z">
        <w:r>
          <w:t xml:space="preserve">is in </w:t>
        </w:r>
      </w:ins>
      <w:ins w:id="260" w:author="Peter Vogel" w:date="2025-04-18T06:03:00Z" w16du:dateUtc="2025-04-18T10:03:00Z">
        <w:r>
          <w:t>the conversation between the participant and a partner</w:t>
        </w:r>
      </w:ins>
      <w:ins w:id="261" w:author="Peter Vogel" w:date="2025-04-18T06:06:00Z" w16du:dateUtc="2025-04-18T10:06:00Z">
        <w:r>
          <w:t xml:space="preserve"> –</w:t>
        </w:r>
      </w:ins>
      <w:del w:id="262" w:author="Peter Vogel" w:date="2025-04-18T06:06:00Z" w16du:dateUtc="2025-04-18T10:06:00Z">
        <w:r w:rsidR="007A6E1A" w:rsidDel="00500C24">
          <w:delText>exists only in</w:delText>
        </w:r>
      </w:del>
      <w:r w:rsidR="007A6E1A">
        <w:t xml:space="preserve"> the sequence of messages sent and received by the transaction’s participants. </w:t>
      </w:r>
      <w:ins w:id="263" w:author="Peter Vogel" w:date="2025-04-18T06:06:00Z" w16du:dateUtc="2025-04-18T10:06:00Z">
        <w:r>
          <w:t xml:space="preserve"> </w:t>
        </w:r>
      </w:ins>
      <w:ins w:id="264" w:author="Peter Vogel" w:date="2025-04-18T06:07:00Z" w16du:dateUtc="2025-04-18T10:07:00Z">
        <w:r>
          <w:t>That leads to two requirements</w:t>
        </w:r>
      </w:ins>
      <w:ins w:id="265" w:author="Peter Vogel" w:date="2025-04-18T06:17:00Z" w16du:dateUtc="2025-04-18T10:17:00Z">
        <w:r>
          <w:t xml:space="preserve"> for the messaging resource manager</w:t>
        </w:r>
      </w:ins>
      <w:ins w:id="266" w:author="Peter Vogel" w:date="2025-04-18T06:07:00Z" w16du:dateUtc="2025-04-18T10:07:00Z">
        <w:r>
          <w:t>:</w:t>
        </w:r>
      </w:ins>
    </w:p>
    <w:p w14:paraId="2F7C9E9B" w14:textId="6E44D266" w:rsidR="007A6E1A" w:rsidDel="00500C24" w:rsidRDefault="00500C24" w:rsidP="00500C24">
      <w:pPr>
        <w:rPr>
          <w:del w:id="267" w:author="Peter Vogel" w:date="2025-04-18T06:08:00Z" w16du:dateUtc="2025-04-18T10:08:00Z"/>
        </w:rPr>
        <w:pPrChange w:id="268" w:author="Peter Vogel" w:date="2025-04-18T06:08:00Z" w16du:dateUtc="2025-04-18T10:08:00Z">
          <w:pPr/>
        </w:pPrChange>
      </w:pPr>
      <w:ins w:id="269" w:author="Peter Vogel" w:date="2025-04-18T06:07:00Z" w16du:dateUtc="2025-04-18T10:07:00Z">
        <w:r>
          <w:t>- A</w:t>
        </w:r>
      </w:ins>
      <w:del w:id="270" w:author="Peter Vogel" w:date="2025-04-18T06:04:00Z" w16du:dateUtc="2025-04-18T10:04:00Z">
        <w:r w:rsidR="007A6E1A" w:rsidDel="00500C24">
          <w:delText>At the very least</w:delText>
        </w:r>
      </w:del>
      <w:del w:id="271" w:author="Peter Vogel" w:date="2025-04-13T15:49:00Z" w16du:dateUtc="2025-04-13T19:49:00Z">
        <w:r w:rsidR="007A6E1A" w:rsidDel="000762D2">
          <w:delText>, then,</w:delText>
        </w:r>
      </w:del>
      <w:del w:id="272" w:author="Peter Vogel" w:date="2025-04-18T06:07:00Z" w16du:dateUtc="2025-04-18T10:07:00Z">
        <w:r w:rsidR="007A6E1A" w:rsidDel="00500C24">
          <w:delText xml:space="preserve"> </w:delText>
        </w:r>
      </w:del>
      <w:ins w:id="273" w:author="Peter Vogel" w:date="2025-04-13T15:54:00Z" w16du:dateUtc="2025-04-13T19:54:00Z">
        <w:r w:rsidR="000762D2">
          <w:t xml:space="preserve">ll </w:t>
        </w:r>
      </w:ins>
      <w:ins w:id="274" w:author="Peter Vogel" w:date="2025-04-18T06:09:00Z" w16du:dateUtc="2025-04-18T10:09:00Z">
        <w:r>
          <w:t>th</w:t>
        </w:r>
      </w:ins>
      <w:del w:id="275" w:author="Peter Vogel" w:date="2025-04-13T15:55:00Z" w16du:dateUtc="2025-04-13T19:55:00Z">
        <w:r w:rsidR="007A6E1A" w:rsidDel="000762D2">
          <w:delText>th</w:delText>
        </w:r>
      </w:del>
      <w:del w:id="276" w:author="Peter Vogel" w:date="2025-04-13T15:54:00Z" w16du:dateUtc="2025-04-13T19:54:00Z">
        <w:r w:rsidR="007A6E1A" w:rsidDel="000762D2">
          <w:delText>os</w:delText>
        </w:r>
      </w:del>
      <w:r w:rsidR="007A6E1A">
        <w:t xml:space="preserve">e messages </w:t>
      </w:r>
      <w:del w:id="277" w:author="Peter Vogel" w:date="2025-04-13T15:54:00Z" w16du:dateUtc="2025-04-13T19:54:00Z">
        <w:r w:rsidR="007A6E1A" w:rsidDel="000762D2">
          <w:delText xml:space="preserve">need </w:delText>
        </w:r>
      </w:del>
      <w:ins w:id="278" w:author="Peter Vogel" w:date="2025-04-13T15:54:00Z" w16du:dateUtc="2025-04-13T19:54:00Z">
        <w:r w:rsidR="000762D2">
          <w:t xml:space="preserve">in </w:t>
        </w:r>
      </w:ins>
      <w:ins w:id="279" w:author="Peter Vogel" w:date="2025-04-18T06:05:00Z" w16du:dateUtc="2025-04-18T10:05:00Z">
        <w:r>
          <w:t>every conversation</w:t>
        </w:r>
      </w:ins>
      <w:ins w:id="280" w:author="Peter Vogel" w:date="2025-04-13T15:54:00Z" w16du:dateUtc="2025-04-13T19:54:00Z">
        <w:r w:rsidR="000762D2">
          <w:t xml:space="preserve"> must </w:t>
        </w:r>
      </w:ins>
      <w:del w:id="281" w:author="Peter Vogel" w:date="2025-04-13T15:55:00Z" w16du:dateUtc="2025-04-13T19:55:00Z">
        <w:r w:rsidR="007A6E1A" w:rsidDel="000762D2">
          <w:delText xml:space="preserve">to </w:delText>
        </w:r>
      </w:del>
      <w:r w:rsidR="007A6E1A">
        <w:t xml:space="preserve">be logged for </w:t>
      </w:r>
      <w:del w:id="282" w:author="Peter Vogel" w:date="2025-04-13T15:54:00Z" w16du:dateUtc="2025-04-13T19:54:00Z">
        <w:r w:rsidR="007A6E1A" w:rsidDel="000762D2">
          <w:delText xml:space="preserve">any </w:delText>
        </w:r>
      </w:del>
      <w:r w:rsidR="007A6E1A">
        <w:t>review</w:t>
      </w:r>
      <w:ins w:id="283" w:author="Peter Vogel" w:date="2025-04-13T15:55:00Z" w16du:dateUtc="2025-04-13T19:55:00Z">
        <w:r w:rsidR="000762D2">
          <w:t>.</w:t>
        </w:r>
      </w:ins>
      <w:r w:rsidR="007A6E1A">
        <w:t xml:space="preserve"> </w:t>
      </w:r>
      <w:del w:id="284" w:author="Peter Vogel" w:date="2025-04-13T15:55:00Z" w16du:dateUtc="2025-04-13T19:55:00Z">
        <w:r w:rsidR="007A6E1A" w:rsidDel="000762D2">
          <w:delText>and</w:delText>
        </w:r>
      </w:del>
      <w:ins w:id="285" w:author="Peter Vogel" w:date="2025-04-13T15:55:00Z" w16du:dateUtc="2025-04-13T19:55:00Z">
        <w:r w:rsidR="000762D2">
          <w:t xml:space="preserve">To form a legally binding </w:t>
        </w:r>
      </w:ins>
      <w:ins w:id="286" w:author="Peter Vogel" w:date="2025-04-13T15:56:00Z" w16du:dateUtc="2025-04-13T19:56:00Z">
        <w:r w:rsidR="000762D2">
          <w:t>record of the transaction,</w:t>
        </w:r>
      </w:ins>
      <w:ins w:id="287" w:author="Peter Vogel" w:date="2025-04-13T15:55:00Z" w16du:dateUtc="2025-04-13T19:55:00Z">
        <w:r w:rsidR="000762D2">
          <w:t xml:space="preserve"> messages must be</w:t>
        </w:r>
      </w:ins>
      <w:del w:id="288" w:author="Peter Vogel" w:date="2025-04-13T15:49:00Z" w16du:dateUtc="2025-04-13T19:49:00Z">
        <w:r w:rsidR="007A6E1A" w:rsidDel="000762D2">
          <w:delText>, if</w:delText>
        </w:r>
      </w:del>
      <w:r w:rsidR="007A6E1A">
        <w:t xml:space="preserve"> logged with</w:t>
      </w:r>
      <w:r w:rsidR="007A6E1A" w:rsidRPr="00D87803">
        <w:t xml:space="preserve"> block-chain level operational characteristics</w:t>
      </w:r>
      <w:r w:rsidR="007A6E1A">
        <w:t xml:space="preserve"> (i.e. rendered immutable and timestamped)</w:t>
      </w:r>
      <w:del w:id="289" w:author="Peter Vogel" w:date="2025-04-13T15:49:00Z" w16du:dateUtc="2025-04-13T19:49:00Z">
        <w:r w:rsidR="007A6E1A" w:rsidRPr="00D87803" w:rsidDel="000762D2">
          <w:delText xml:space="preserve">, </w:delText>
        </w:r>
      </w:del>
      <w:del w:id="290" w:author="Peter Vogel" w:date="2025-04-13T15:55:00Z" w16du:dateUtc="2025-04-13T19:55:00Z">
        <w:r w:rsidR="007A6E1A" w:rsidDel="000762D2">
          <w:delText xml:space="preserve">the </w:delText>
        </w:r>
      </w:del>
      <w:del w:id="291" w:author="Peter Vogel" w:date="2025-04-13T15:49:00Z" w16du:dateUtc="2025-04-13T19:49:00Z">
        <w:r w:rsidR="007A6E1A" w:rsidDel="000762D2">
          <w:delText xml:space="preserve">resulting </w:delText>
        </w:r>
      </w:del>
      <w:del w:id="292" w:author="Peter Vogel" w:date="2025-04-13T15:55:00Z" w16du:dateUtc="2025-04-13T19:55:00Z">
        <w:r w:rsidR="007A6E1A" w:rsidDel="000762D2">
          <w:delText>log can provide</w:delText>
        </w:r>
        <w:r w:rsidR="007A6E1A" w:rsidRPr="00D87803" w:rsidDel="000762D2">
          <w:delText xml:space="preserve"> a legally binding </w:delText>
        </w:r>
        <w:r w:rsidR="007A6E1A" w:rsidDel="000762D2">
          <w:delText>record of the transaction</w:delText>
        </w:r>
      </w:del>
      <w:del w:id="293" w:author="Peter Vogel" w:date="2025-04-18T06:08:00Z" w16du:dateUtc="2025-04-18T10:08:00Z">
        <w:r w:rsidR="007A6E1A" w:rsidDel="00500C24">
          <w:delText>.</w:delText>
        </w:r>
      </w:del>
    </w:p>
    <w:p w14:paraId="70FBB935" w14:textId="77777777" w:rsidR="00500C24" w:rsidRDefault="007A6E1A" w:rsidP="00500C24">
      <w:pPr>
        <w:rPr>
          <w:ins w:id="294" w:author="Peter Vogel" w:date="2025-04-18T06:08:00Z" w16du:dateUtc="2025-04-18T10:08:00Z"/>
        </w:rPr>
      </w:pPr>
      <w:del w:id="295" w:author="Peter Vogel" w:date="2025-04-13T15:50:00Z" w16du:dateUtc="2025-04-13T19:50:00Z">
        <w:r w:rsidDel="000762D2">
          <w:delText>To put it another way: The messages are the only part of the process that can be used to analyze the transaction between the participants, either during the transaction or by some third party in reviewing the transaction (for example,</w:delText>
        </w:r>
        <w:r w:rsidR="0026256E" w:rsidDel="000762D2">
          <w:delText xml:space="preserve"> by</w:delText>
        </w:r>
        <w:r w:rsidDel="000762D2">
          <w:delText xml:space="preserve"> </w:delText>
        </w:r>
        <w:r w:rsidR="0026256E" w:rsidDel="000762D2">
          <w:delText>the legal system</w:delText>
        </w:r>
        <w:r w:rsidDel="000762D2">
          <w:delText xml:space="preserve"> in </w:delText>
        </w:r>
        <w:r w:rsidR="0026256E" w:rsidDel="000762D2">
          <w:delText xml:space="preserve">resolving a dispute </w:delText>
        </w:r>
        <w:r w:rsidDel="000762D2">
          <w:delText xml:space="preserve">arising from the transaction). </w:delText>
        </w:r>
      </w:del>
    </w:p>
    <w:p w14:paraId="5ADD5D4D" w14:textId="61F19635" w:rsidR="007A6E1A" w:rsidDel="000762D2" w:rsidRDefault="00500C24" w:rsidP="00500C24">
      <w:pPr>
        <w:rPr>
          <w:del w:id="296" w:author="Peter Vogel" w:date="2025-04-13T15:50:00Z" w16du:dateUtc="2025-04-13T19:50:00Z"/>
        </w:rPr>
        <w:pPrChange w:id="297" w:author="Peter Vogel" w:date="2025-04-18T06:08:00Z" w16du:dateUtc="2025-04-18T10:08:00Z">
          <w:pPr/>
        </w:pPrChange>
      </w:pPr>
      <w:ins w:id="298" w:author="Peter Vogel" w:date="2025-04-18T06:08:00Z" w16du:dateUtc="2025-04-18T10:08:00Z">
        <w:r>
          <w:t>-</w:t>
        </w:r>
      </w:ins>
      <w:ins w:id="299" w:author="Peter Vogel" w:date="2025-04-13T15:50:00Z" w16du:dateUtc="2025-04-13T19:50:00Z">
        <w:r w:rsidR="000762D2">
          <w:t xml:space="preserve"> </w:t>
        </w:r>
      </w:ins>
      <w:ins w:id="300" w:author="Peter Vogel" w:date="2025-04-18T06:08:00Z" w16du:dateUtc="2025-04-18T10:08:00Z">
        <w:r>
          <w:t>Where a participant’s processing is transactional (i.e. subject to commit and rollback</w:t>
        </w:r>
      </w:ins>
      <w:ins w:id="301" w:author="Peter Vogel" w:date="2025-04-18T06:09:00Z" w16du:dateUtc="2025-04-18T10:09:00Z">
        <w:r>
          <w:t>),</w:t>
        </w:r>
      </w:ins>
      <w:ins w:id="302" w:author="Peter Vogel" w:date="2025-04-18T06:08:00Z" w16du:dateUtc="2025-04-18T10:08:00Z">
        <w:r>
          <w:t xml:space="preserve"> </w:t>
        </w:r>
      </w:ins>
      <w:ins w:id="303" w:author="Peter Vogel" w:date="2025-04-18T06:09:00Z" w16du:dateUtc="2025-04-18T10:09:00Z">
        <w:r>
          <w:t>m</w:t>
        </w:r>
      </w:ins>
      <w:ins w:id="304" w:author="Peter Vogel" w:date="2025-04-13T15:50:00Z" w16du:dateUtc="2025-04-13T19:50:00Z">
        <w:r w:rsidR="000762D2">
          <w:t>essages must commit and rollback as part of each participant’s transaction</w:t>
        </w:r>
      </w:ins>
      <w:ins w:id="305" w:author="Peter Vogel" w:date="2025-04-18T06:09:00Z" w16du:dateUtc="2025-04-18T10:09:00Z">
        <w:r>
          <w:t>:</w:t>
        </w:r>
      </w:ins>
      <w:ins w:id="306" w:author="Peter Vogel" w:date="2025-04-13T15:51:00Z" w16du:dateUtc="2025-04-13T19:51:00Z">
        <w:r w:rsidR="000762D2">
          <w:t xml:space="preserve"> </w:t>
        </w:r>
      </w:ins>
      <w:ins w:id="307" w:author="Peter Vogel" w:date="2025-04-18T06:09:00Z" w16du:dateUtc="2025-04-18T10:09:00Z">
        <w:r>
          <w:t>M</w:t>
        </w:r>
      </w:ins>
      <w:ins w:id="308" w:author="Peter Vogel" w:date="2025-04-13T15:51:00Z" w16du:dateUtc="2025-04-13T19:51:00Z">
        <w:r w:rsidR="000762D2">
          <w:t>essages must be enlisted into each participant’s local trans</w:t>
        </w:r>
      </w:ins>
      <w:ins w:id="309" w:author="Peter Vogel" w:date="2025-04-13T15:52:00Z" w16du:dateUtc="2025-04-13T19:52:00Z">
        <w:r w:rsidR="000762D2">
          <w:t>action.</w:t>
        </w:r>
      </w:ins>
    </w:p>
    <w:p w14:paraId="21906C6C" w14:textId="3BD14277" w:rsidR="00105211" w:rsidRDefault="00C7561B" w:rsidP="00500C24">
      <w:pPr>
        <w:rPr>
          <w:ins w:id="310" w:author="Peter Vogel" w:date="2025-04-13T15:52:00Z" w16du:dateUtc="2025-04-13T19:52:00Z"/>
        </w:rPr>
      </w:pPr>
      <w:del w:id="311" w:author="Peter Vogel" w:date="2025-04-13T15:50:00Z" w16du:dateUtc="2025-04-13T19:50:00Z">
        <w:r w:rsidDel="000762D2">
          <w:delText>It also means that it’s essential</w:delText>
        </w:r>
        <w:r w:rsidR="00105211" w:rsidDel="000762D2">
          <w:delText xml:space="preserve"> the</w:delText>
        </w:r>
        <w:r w:rsidDel="000762D2">
          <w:delText xml:space="preserve"> </w:delText>
        </w:r>
        <w:r w:rsidR="00105211" w:rsidDel="000762D2">
          <w:delText>messaging resource manager be reliable</w:delText>
        </w:r>
        <w:r w:rsidDel="000762D2">
          <w:delText xml:space="preserve"> and happen at “the speed of life.”</w:delText>
        </w:r>
      </w:del>
      <w:r>
        <w:t xml:space="preserve"> </w:t>
      </w:r>
    </w:p>
    <w:p w14:paraId="1E08F548" w14:textId="140F3D0D" w:rsidR="000762D2" w:rsidDel="00500C24" w:rsidRDefault="000762D2" w:rsidP="000762D2">
      <w:pPr>
        <w:rPr>
          <w:del w:id="312" w:author="Peter Vogel" w:date="2025-04-18T06:17:00Z" w16du:dateUtc="2025-04-18T10:17:00Z"/>
        </w:rPr>
      </w:pPr>
    </w:p>
    <w:p w14:paraId="298219E6" w14:textId="04328FA4" w:rsidR="005313AC" w:rsidDel="00500C24" w:rsidRDefault="005313AC" w:rsidP="00376646">
      <w:pPr>
        <w:rPr>
          <w:del w:id="313" w:author="Peter Vogel" w:date="2025-04-18T06:17:00Z" w16du:dateUtc="2025-04-18T10:17:00Z"/>
        </w:rPr>
      </w:pPr>
      <w:del w:id="314" w:author="Peter Vogel" w:date="2025-04-18T06:17:00Z" w16du:dateUtc="2025-04-18T10:17:00Z">
        <w:r w:rsidDel="00500C24">
          <w:delText xml:space="preserve">## </w:delText>
        </w:r>
        <w:r w:rsidR="007A6E1A" w:rsidDel="00500C24">
          <w:delText>Enlisting Messages into Transactions</w:delText>
        </w:r>
      </w:del>
    </w:p>
    <w:p w14:paraId="7CD119C9" w14:textId="1E1DC496" w:rsidR="00C1035F" w:rsidRDefault="00C7561B" w:rsidP="00376646">
      <w:del w:id="315" w:author="Peter Vogel" w:date="2025-04-13T15:51:00Z" w16du:dateUtc="2025-04-13T19:51:00Z">
        <w:r w:rsidDel="000762D2">
          <w:delText xml:space="preserve">Achieving </w:delText>
        </w:r>
      </w:del>
      <w:del w:id="316" w:author="Peter Vogel" w:date="2025-04-18T06:11:00Z" w16du:dateUtc="2025-04-18T10:11:00Z">
        <w:r w:rsidDel="00500C24">
          <w:delText>the goal</w:delText>
        </w:r>
      </w:del>
      <w:del w:id="317" w:author="Peter Vogel" w:date="2025-04-13T15:51:00Z" w16du:dateUtc="2025-04-13T19:51:00Z">
        <w:r w:rsidDel="000762D2">
          <w:delText xml:space="preserve"> of reliability </w:delText>
        </w:r>
      </w:del>
      <w:del w:id="318" w:author="Peter Vogel" w:date="2025-04-18T06:11:00Z" w16du:dateUtc="2025-04-18T10:11:00Z">
        <w:r w:rsidDel="00500C24">
          <w:delText>means that</w:delText>
        </w:r>
        <w:r w:rsidR="00105211" w:rsidDel="00500C24">
          <w:delText xml:space="preserve"> </w:delText>
        </w:r>
        <w:r w:rsidDel="00500C24">
          <w:delText>m</w:delText>
        </w:r>
        <w:r w:rsidR="00100385" w:rsidDel="00500C24">
          <w:delText>essages must be</w:delText>
        </w:r>
        <w:r w:rsidR="005D36A0" w:rsidDel="00500C24">
          <w:delText xml:space="preserve"> enlisted in </w:delText>
        </w:r>
        <w:r w:rsidDel="00500C24">
          <w:delText>any</w:delText>
        </w:r>
        <w:r w:rsidR="005D36A0" w:rsidDel="00500C24">
          <w:delText xml:space="preserve"> participant’s local</w:delText>
        </w:r>
        <w:r w:rsidR="00100385" w:rsidDel="00500C24">
          <w:delText xml:space="preserve"> transaction</w:delText>
        </w:r>
        <w:r w:rsidR="005D36A0" w:rsidDel="00500C24">
          <w:delText>s</w:delText>
        </w:r>
        <w:r w:rsidR="00100385" w:rsidDel="00500C24">
          <w:delText xml:space="preserve">. </w:delText>
        </w:r>
      </w:del>
      <w:del w:id="319" w:author="Peter Vogel" w:date="2025-04-18T06:12:00Z" w16du:dateUtc="2025-04-18T10:12:00Z">
        <w:r w:rsidR="00E6530E" w:rsidDel="00500C24">
          <w:delText>In m</w:delText>
        </w:r>
      </w:del>
      <w:ins w:id="320" w:author="Peter Vogel" w:date="2025-04-18T06:12:00Z" w16du:dateUtc="2025-04-18T10:12:00Z">
        <w:r w:rsidR="00500C24">
          <w:t>M</w:t>
        </w:r>
      </w:ins>
      <w:r w:rsidR="00E6530E">
        <w:t xml:space="preserve">any current </w:t>
      </w:r>
      <w:r>
        <w:t>messaging resource managers</w:t>
      </w:r>
      <w:r w:rsidR="00E6530E">
        <w:t xml:space="preserve"> </w:t>
      </w:r>
      <w:del w:id="321" w:author="Peter Vogel" w:date="2025-04-18T06:12:00Z" w16du:dateUtc="2025-04-18T10:12:00Z">
        <w:r w:rsidR="00E6530E" w:rsidDel="00500C24">
          <w:delText>that is not achieved</w:delText>
        </w:r>
      </w:del>
      <w:ins w:id="322" w:author="Peter Vogel" w:date="2025-04-18T06:12:00Z" w16du:dateUtc="2025-04-18T10:12:00Z">
        <w:r w:rsidR="00500C24">
          <w:t xml:space="preserve">are not transactional, making processing more complex and imposing unnecessary overhead that prevents transactions that run at “the speed of life.” </w:t>
        </w:r>
      </w:ins>
      <w:del w:id="323" w:author="Peter Vogel" w:date="2025-04-18T06:12:00Z" w16du:dateUtc="2025-04-18T10:12:00Z">
        <w:r w:rsidR="00E6530E" w:rsidDel="00500C24">
          <w:delText xml:space="preserve">: </w:delText>
        </w:r>
      </w:del>
      <w:r w:rsidR="00E6530E">
        <w:t xml:space="preserve">Typically, </w:t>
      </w:r>
      <w:ins w:id="324" w:author="Peter Vogel" w:date="2025-04-13T15:56:00Z" w16du:dateUtc="2025-04-13T19:56:00Z">
        <w:r w:rsidR="000762D2">
          <w:t xml:space="preserve">local </w:t>
        </w:r>
      </w:ins>
      <w:r w:rsidR="00E6530E">
        <w:t>transaction</w:t>
      </w:r>
      <w:r>
        <w:t>s</w:t>
      </w:r>
      <w:r w:rsidR="00E6530E">
        <w:t xml:space="preserve"> </w:t>
      </w:r>
      <w:r>
        <w:t>are</w:t>
      </w:r>
      <w:r w:rsidR="00E6530E">
        <w:t xml:space="preserve"> only scoped to the change of state in the user’s </w:t>
      </w:r>
      <w:del w:id="325" w:author="Peter Vogel" w:date="2025-04-18T06:13:00Z" w16du:dateUtc="2025-04-18T10:13:00Z">
        <w:r w:rsidR="00E6530E" w:rsidDel="00500C24">
          <w:delText>accounts</w:delText>
        </w:r>
        <w:r w:rsidDel="00500C24">
          <w:delText xml:space="preserve"> </w:delText>
        </w:r>
      </w:del>
      <w:ins w:id="326" w:author="Peter Vogel" w:date="2025-04-18T06:13:00Z" w16du:dateUtc="2025-04-18T10:13:00Z">
        <w:r w:rsidR="00500C24">
          <w:t>local state</w:t>
        </w:r>
        <w:r w:rsidR="00500C24">
          <w:t xml:space="preserve"> </w:t>
        </w:r>
      </w:ins>
      <w:r>
        <w:t xml:space="preserve">and do not include the messages that triggered the change </w:t>
      </w:r>
      <w:r w:rsidR="00E6530E">
        <w:t>(Oracle’s Transactional Event Queues and Microsoft’s MSMQ are exceptions to this).</w:t>
      </w:r>
    </w:p>
    <w:p w14:paraId="7085AA8B" w14:textId="6777BD63" w:rsidR="00E6530E" w:rsidRDefault="00C7561B" w:rsidP="00376646">
      <w:r>
        <w:t>Take, f</w:t>
      </w:r>
      <w:r w:rsidR="005D36A0">
        <w:t xml:space="preserve">or example, </w:t>
      </w:r>
      <w:r w:rsidR="00100385">
        <w:t xml:space="preserve">the classic </w:t>
      </w:r>
      <w:r>
        <w:t xml:space="preserve">transaction </w:t>
      </w:r>
      <w:r w:rsidR="005D36A0">
        <w:t xml:space="preserve">scenario </w:t>
      </w:r>
      <w:r w:rsidR="00100385">
        <w:t xml:space="preserve">of transferring $10 from </w:t>
      </w:r>
      <w:r w:rsidR="005D36A0">
        <w:t>a</w:t>
      </w:r>
      <w:r w:rsidR="00100385">
        <w:t xml:space="preserve"> user’s saving account to </w:t>
      </w:r>
      <w:r w:rsidR="005D36A0">
        <w:t xml:space="preserve">the user’s </w:t>
      </w:r>
      <w:r w:rsidR="00100385">
        <w:t>checking account</w:t>
      </w:r>
      <w:r>
        <w:t>. In that scenario,</w:t>
      </w:r>
      <w:r w:rsidR="00100385">
        <w:t xml:space="preserve"> if any </w:t>
      </w:r>
      <w:ins w:id="327" w:author="Peter Vogel" w:date="2025-04-13T05:43:00Z" w16du:dateUtc="2025-04-13T09:43:00Z">
        <w:r w:rsidR="00125098">
          <w:t xml:space="preserve">of </w:t>
        </w:r>
      </w:ins>
      <w:r w:rsidR="00100385">
        <w:t>the changes to the accounts</w:t>
      </w:r>
      <w:r w:rsidR="005D36A0">
        <w:t>’</w:t>
      </w:r>
      <w:r w:rsidR="00100385">
        <w:t xml:space="preserve"> state</w:t>
      </w:r>
      <w:r w:rsidR="005D36A0">
        <w:t>s</w:t>
      </w:r>
      <w:r w:rsidR="00100385">
        <w:t xml:space="preserve"> fail, all changes </w:t>
      </w:r>
      <w:r w:rsidR="005D36A0">
        <w:t xml:space="preserve">to all the accounts </w:t>
      </w:r>
      <w:r w:rsidR="00100385">
        <w:t>are rolled back and the account’s state is returned to its condition before any changes are made.</w:t>
      </w:r>
      <w:r w:rsidR="00C1035F">
        <w:t xml:space="preserve"> </w:t>
      </w:r>
      <w:r w:rsidR="00E6530E">
        <w:t>A</w:t>
      </w:r>
      <w:r w:rsidR="00100385">
        <w:t xml:space="preserve">ny </w:t>
      </w:r>
      <w:r w:rsidR="005D36A0">
        <w:t>distributed transaction</w:t>
      </w:r>
      <w:r w:rsidR="00E6530E">
        <w:t xml:space="preserve"> messages </w:t>
      </w:r>
      <w:r w:rsidR="005D36A0">
        <w:t xml:space="preserve">generated by </w:t>
      </w:r>
      <w:del w:id="328" w:author="Peter Vogel" w:date="2025-04-18T06:13:00Z" w16du:dateUtc="2025-04-18T10:13:00Z">
        <w:r w:rsidR="005D36A0" w:rsidDel="00500C24">
          <w:delText xml:space="preserve">the </w:delText>
        </w:r>
      </w:del>
      <w:ins w:id="329" w:author="Peter Vogel" w:date="2025-04-18T06:13:00Z" w16du:dateUtc="2025-04-18T10:13:00Z">
        <w:r w:rsidR="00500C24">
          <w:t>th</w:t>
        </w:r>
        <w:r w:rsidR="00500C24">
          <w:t>at</w:t>
        </w:r>
        <w:r w:rsidR="00500C24">
          <w:t xml:space="preserve"> </w:t>
        </w:r>
      </w:ins>
      <w:r w:rsidR="005D36A0">
        <w:t>local</w:t>
      </w:r>
      <w:r w:rsidR="00100385">
        <w:t xml:space="preserve"> transaction</w:t>
      </w:r>
      <w:r w:rsidR="00E6530E">
        <w:t xml:space="preserve"> must also be committed or rolled back with the rest of the local transaction</w:t>
      </w:r>
      <w:ins w:id="330" w:author="Peter Vogel" w:date="2025-04-18T06:13:00Z" w16du:dateUtc="2025-04-18T10:13:00Z">
        <w:r w:rsidR="00500C24">
          <w:t>,</w:t>
        </w:r>
      </w:ins>
      <w:r w:rsidR="00BD5E5F">
        <w:t xml:space="preserve"> otherwise the message log is no longer accurate</w:t>
      </w:r>
      <w:r w:rsidR="00100385">
        <w:t xml:space="preserve">. </w:t>
      </w:r>
    </w:p>
    <w:p w14:paraId="5D8ED469" w14:textId="77777777" w:rsidR="0094135E" w:rsidRDefault="00A6473D" w:rsidP="00376646">
      <w:pPr>
        <w:rPr>
          <w:ins w:id="331" w:author="Peter Vogel" w:date="2025-04-13T15:57:00Z" w16du:dateUtc="2025-04-13T19:57:00Z"/>
        </w:rPr>
      </w:pPr>
      <w:del w:id="332" w:author="Peter Vogel" w:date="2025-04-13T15:57:00Z" w16du:dateUtc="2025-04-13T19:57:00Z">
        <w:r w:rsidDel="0094135E">
          <w:delText>For example,</w:delText>
        </w:r>
      </w:del>
      <w:ins w:id="333" w:author="Peter Vogel" w:date="2025-04-13T15:57:00Z" w16du:dateUtc="2025-04-13T19:57:00Z">
        <w:r w:rsidR="0094135E">
          <w:t>If we extend that scenario</w:t>
        </w:r>
      </w:ins>
      <w:del w:id="334" w:author="Peter Vogel" w:date="2025-04-13T15:57:00Z" w16du:dateUtc="2025-04-13T19:57:00Z">
        <w:r w:rsidDel="0094135E">
          <w:delText xml:space="preserve"> i</w:delText>
        </w:r>
        <w:r w:rsidR="00C1035F" w:rsidDel="0094135E">
          <w:delText>n</w:delText>
        </w:r>
      </w:del>
      <w:ins w:id="335" w:author="Peter Vogel" w:date="2025-04-13T15:57:00Z" w16du:dateUtc="2025-04-13T19:57:00Z">
        <w:r w:rsidR="0094135E">
          <w:t xml:space="preserve"> to</w:t>
        </w:r>
      </w:ins>
      <w:r w:rsidR="00C1035F">
        <w:t xml:space="preserve"> our ATM scenario</w:t>
      </w:r>
      <w:ins w:id="336" w:author="Peter Vogel" w:date="2025-04-13T15:57:00Z" w16du:dateUtc="2025-04-13T19:57:00Z">
        <w:r w:rsidR="0094135E">
          <w:t xml:space="preserve"> then</w:t>
        </w:r>
      </w:ins>
      <w:r w:rsidR="00C1035F">
        <w:t>,</w:t>
      </w:r>
      <w:r w:rsidR="00100385">
        <w:t xml:space="preserve"> </w:t>
      </w:r>
      <w:r w:rsidR="00BE2E26">
        <w:t>i</w:t>
      </w:r>
      <w:r w:rsidR="00100385">
        <w:t>f the transaction succeeds</w:t>
      </w:r>
      <w:ins w:id="337" w:author="Peter Vogel" w:date="2025-04-13T15:57:00Z" w16du:dateUtc="2025-04-13T19:57:00Z">
        <w:r w:rsidR="0094135E">
          <w:t>,</w:t>
        </w:r>
      </w:ins>
      <w:del w:id="338" w:author="Peter Vogel" w:date="2025-04-13T15:57:00Z" w16du:dateUtc="2025-04-13T19:57:00Z">
        <w:r w:rsidR="00C1035F" w:rsidDel="0094135E">
          <w:delText xml:space="preserve"> then</w:delText>
        </w:r>
      </w:del>
      <w:r w:rsidR="00100385">
        <w:t xml:space="preserve"> a message must be sent to the ATM to trigger dispensing the money</w:t>
      </w:r>
      <w:r w:rsidR="00BD5E5F">
        <w:t>.</w:t>
      </w:r>
      <w:r w:rsidR="00BE2E26">
        <w:t xml:space="preserve"> </w:t>
      </w:r>
      <w:r w:rsidR="00BD5E5F">
        <w:t>I</w:t>
      </w:r>
      <w:r w:rsidR="00BE2E26">
        <w:t>f th</w:t>
      </w:r>
      <w:r w:rsidR="00C1035F">
        <w:t xml:space="preserve">at message isn’t sent </w:t>
      </w:r>
      <w:r w:rsidR="00E6530E">
        <w:t xml:space="preserve">then the </w:t>
      </w:r>
      <w:r w:rsidR="00BE2E26">
        <w:t>user doesn’t get the cash</w:t>
      </w:r>
      <w:r>
        <w:t xml:space="preserve"> and</w:t>
      </w:r>
      <w:r w:rsidR="00BE2E26">
        <w:t xml:space="preserve"> the </w:t>
      </w:r>
      <w:r>
        <w:t xml:space="preserve">distributed </w:t>
      </w:r>
      <w:r w:rsidR="00BE2E26">
        <w:t>transaction has failed</w:t>
      </w:r>
      <w:r w:rsidR="00C1035F">
        <w:t xml:space="preserve">, even if the user’s account </w:t>
      </w:r>
      <w:r>
        <w:t>ha</w:t>
      </w:r>
      <w:r w:rsidR="00C1035F">
        <w:t xml:space="preserve">s </w:t>
      </w:r>
      <w:r>
        <w:t xml:space="preserve">been </w:t>
      </w:r>
      <w:r w:rsidR="00C1035F">
        <w:t>successfully debited</w:t>
      </w:r>
      <w:r w:rsidR="00100385">
        <w:t xml:space="preserve">. </w:t>
      </w:r>
    </w:p>
    <w:p w14:paraId="40077043" w14:textId="5B080403" w:rsidR="00A6473D" w:rsidRDefault="00EB58BB" w:rsidP="00376646">
      <w:r>
        <w:t>On the other hand, i</w:t>
      </w:r>
      <w:r w:rsidR="00100385">
        <w:t xml:space="preserve">f the </w:t>
      </w:r>
      <w:r w:rsidR="00BE2E26">
        <w:t>change of state at the user’s account</w:t>
      </w:r>
      <w:r w:rsidR="00100385">
        <w:t xml:space="preserve"> fails, a</w:t>
      </w:r>
      <w:r w:rsidR="00BE2E26">
        <w:t xml:space="preserve"> “</w:t>
      </w:r>
      <w:proofErr w:type="gramStart"/>
      <w:r w:rsidR="00BE2E26">
        <w:t>fail</w:t>
      </w:r>
      <w:proofErr w:type="gramEnd"/>
      <w:r w:rsidR="00BE2E26">
        <w:t>”</w:t>
      </w:r>
      <w:r w:rsidR="00100385">
        <w:t xml:space="preserve"> message notifying the ATM that </w:t>
      </w:r>
      <w:r w:rsidR="00BE2E26">
        <w:t xml:space="preserve">cash should </w:t>
      </w:r>
      <w:r w:rsidR="00BE2E26" w:rsidRPr="00BD5E5F">
        <w:rPr>
          <w:i/>
          <w:iCs/>
        </w:rPr>
        <w:t>not</w:t>
      </w:r>
      <w:r w:rsidR="00BE2E26">
        <w:t xml:space="preserve"> be dispensed </w:t>
      </w:r>
      <w:r w:rsidR="00500886">
        <w:t>must</w:t>
      </w:r>
      <w:r w:rsidR="00BE2E26">
        <w:t xml:space="preserve"> be sent</w:t>
      </w:r>
      <w:r w:rsidR="00A6473D">
        <w:t>. Without that failure</w:t>
      </w:r>
      <w:r w:rsidR="00100385">
        <w:t xml:space="preserve"> </w:t>
      </w:r>
      <w:r w:rsidR="00500886">
        <w:t xml:space="preserve">message, </w:t>
      </w:r>
      <w:r w:rsidR="00100385">
        <w:t xml:space="preserve">the ATM </w:t>
      </w:r>
      <w:r w:rsidR="00A6473D">
        <w:t>will be</w:t>
      </w:r>
      <w:r w:rsidR="00100385">
        <w:t xml:space="preserve"> left in some sort of suspended state, waiting for an acknowledgement</w:t>
      </w:r>
      <w:r w:rsidR="00BE2E26">
        <w:t xml:space="preserve"> </w:t>
      </w:r>
      <w:r>
        <w:t>that tells it to dispense the cash (or</w:t>
      </w:r>
      <w:r w:rsidR="00500886">
        <w:t>, in this case, to</w:t>
      </w:r>
      <w:r>
        <w:t xml:space="preserve"> not</w:t>
      </w:r>
      <w:r w:rsidR="00500886">
        <w:t xml:space="preserve"> dispense the case</w:t>
      </w:r>
      <w:r>
        <w:t>)</w:t>
      </w:r>
      <w:r w:rsidR="00100385">
        <w:t>.</w:t>
      </w:r>
      <w:r>
        <w:t xml:space="preserve"> </w:t>
      </w:r>
    </w:p>
    <w:p w14:paraId="71209D46" w14:textId="04C4B41E" w:rsidR="00D70D64" w:rsidDel="0094135E" w:rsidRDefault="00500886" w:rsidP="00500C24">
      <w:pPr>
        <w:rPr>
          <w:del w:id="339" w:author="Peter Vogel" w:date="2025-04-13T15:58:00Z" w16du:dateUtc="2025-04-13T19:58:00Z"/>
        </w:rPr>
        <w:pPrChange w:id="340" w:author="Peter Vogel" w:date="2025-04-18T06:14:00Z" w16du:dateUtc="2025-04-18T10:14:00Z">
          <w:pPr/>
        </w:pPrChange>
      </w:pPr>
      <w:r>
        <w:t>Not sending that</w:t>
      </w:r>
      <w:r w:rsidR="00EB58BB">
        <w:t xml:space="preserve"> failure has intensely practical effects</w:t>
      </w:r>
      <w:r>
        <w:t xml:space="preserve"> because the transaction </w:t>
      </w:r>
      <w:r w:rsidR="00A6473D">
        <w:t>is not reliable</w:t>
      </w:r>
      <w:r w:rsidR="00D70D64">
        <w:t xml:space="preserve">. </w:t>
      </w:r>
      <w:del w:id="341" w:author="Peter Vogel" w:date="2025-04-13T15:58:00Z" w16du:dateUtc="2025-04-13T19:58:00Z">
        <w:r w:rsidR="00D70D64" w:rsidDel="0094135E">
          <w:delText>N</w:delText>
        </w:r>
        <w:r w:rsidDel="0094135E">
          <w:delText>ot only does the</w:delText>
        </w:r>
      </w:del>
      <w:ins w:id="342" w:author="Peter Vogel" w:date="2025-04-13T15:58:00Z" w16du:dateUtc="2025-04-13T19:58:00Z">
        <w:r w:rsidR="0094135E">
          <w:t>The transaction also does not happen at “the speed of line”: not only does the</w:t>
        </w:r>
      </w:ins>
      <w:r>
        <w:t xml:space="preserve"> user not get the</w:t>
      </w:r>
      <w:ins w:id="343" w:author="Peter Vogel" w:date="2025-04-13T15:59:00Z" w16du:dateUtc="2025-04-13T19:59:00Z">
        <w:r w:rsidR="0094135E">
          <w:t>ir</w:t>
        </w:r>
      </w:ins>
      <w:r>
        <w:t xml:space="preserve"> cash,</w:t>
      </w:r>
      <w:r w:rsidR="00BE2E26">
        <w:t xml:space="preserve"> </w:t>
      </w:r>
      <w:proofErr w:type="gramStart"/>
      <w:r w:rsidR="00EB58BB">
        <w:t>the ATM is</w:t>
      </w:r>
      <w:proofErr w:type="gramEnd"/>
      <w:r w:rsidR="00EB58BB">
        <w:t xml:space="preserve"> </w:t>
      </w:r>
      <w:r w:rsidR="00BE2E26">
        <w:t>render</w:t>
      </w:r>
      <w:r w:rsidR="00DC5161">
        <w:t>ed</w:t>
      </w:r>
      <w:r w:rsidR="00BE2E26">
        <w:t xml:space="preserve"> unusable for the other customers lined up behind that user</w:t>
      </w:r>
      <w:r w:rsidR="00A6473D">
        <w:t xml:space="preserve">. </w:t>
      </w:r>
      <w:ins w:id="344" w:author="Peter Vogel" w:date="2025-04-18T06:14:00Z" w16du:dateUtc="2025-04-18T10:14:00Z">
        <w:r w:rsidR="00500C24">
          <w:t xml:space="preserve">A transactional </w:t>
        </w:r>
      </w:ins>
      <w:ins w:id="345" w:author="Peter Vogel" w:date="2025-04-13T15:59:00Z" w16du:dateUtc="2025-04-13T19:59:00Z">
        <w:r w:rsidR="0094135E">
          <w:t>messaging resource manager</w:t>
        </w:r>
      </w:ins>
      <w:ins w:id="346" w:author="Peter Vogel" w:date="2025-04-18T06:14:00Z" w16du:dateUtc="2025-04-18T10:14:00Z">
        <w:r w:rsidR="00500C24">
          <w:t xml:space="preserve"> ensures that</w:t>
        </w:r>
      </w:ins>
      <w:del w:id="347" w:author="Peter Vogel" w:date="2025-04-13T15:59:00Z" w16du:dateUtc="2025-04-13T19:59:00Z">
        <w:r w:rsidR="00F67720" w:rsidDel="0094135E">
          <w:delText>T</w:delText>
        </w:r>
        <w:r w:rsidR="00D70D64" w:rsidDel="0094135E">
          <w:delText xml:space="preserve">he distributed transaction also is no longer happening at “the speed of life” </w:delText>
        </w:r>
      </w:del>
      <w:del w:id="348" w:author="Peter Vogel" w:date="2025-04-13T15:58:00Z" w16du:dateUtc="2025-04-13T19:58:00Z">
        <w:r w:rsidR="00F67720" w:rsidDel="0094135E">
          <w:delText>but the reliability failure is the critical issue in this scenario.</w:delText>
        </w:r>
      </w:del>
    </w:p>
    <w:p w14:paraId="7DB0B93D" w14:textId="03C22DBD" w:rsidR="00100385" w:rsidRDefault="00500886" w:rsidP="00500C24">
      <w:del w:id="349" w:author="Peter Vogel" w:date="2025-04-13T15:59:00Z" w16du:dateUtc="2025-04-13T19:59:00Z">
        <w:r w:rsidDel="0094135E">
          <w:delText xml:space="preserve">Only </w:delText>
        </w:r>
      </w:del>
      <w:del w:id="350" w:author="Peter Vogel" w:date="2025-04-18T06:14:00Z" w16du:dateUtc="2025-04-18T10:14:00Z">
        <w:r w:rsidDel="00500C24">
          <w:delText xml:space="preserve">one </w:delText>
        </w:r>
        <w:r w:rsidR="00DC5161" w:rsidDel="00500C24">
          <w:delText xml:space="preserve">of the three </w:delText>
        </w:r>
        <w:r w:rsidDel="00500C24">
          <w:delText>criteria</w:delText>
        </w:r>
        <w:r w:rsidR="00DC5161" w:rsidDel="00500C24">
          <w:delText xml:space="preserve"> </w:delText>
        </w:r>
        <w:r w:rsidR="00F67720" w:rsidDel="00500C24">
          <w:delText>for a distributed transaction</w:delText>
        </w:r>
        <w:r w:rsidDel="00500C24">
          <w:delText xml:space="preserve"> will be met:</w:delText>
        </w:r>
      </w:del>
      <w:r>
        <w:t xml:space="preserve"> </w:t>
      </w:r>
      <w:del w:id="351" w:author="Peter Vogel" w:date="2025-04-18T06:14:00Z" w16du:dateUtc="2025-04-18T10:14:00Z">
        <w:r w:rsidDel="00500C24">
          <w:delText>T</w:delText>
        </w:r>
        <w:r w:rsidR="00EB58BB" w:rsidDel="00500C24">
          <w:delText xml:space="preserve">he </w:delText>
        </w:r>
      </w:del>
      <w:ins w:id="352" w:author="Peter Vogel" w:date="2025-04-18T06:14:00Z" w16du:dateUtc="2025-04-18T10:14:00Z">
        <w:r w:rsidR="00500C24">
          <w:t>t</w:t>
        </w:r>
        <w:r w:rsidR="00500C24">
          <w:t xml:space="preserve">he </w:t>
        </w:r>
      </w:ins>
      <w:ins w:id="353" w:author="Peter Vogel" w:date="2025-04-13T15:59:00Z" w16du:dateUtc="2025-04-13T19:59:00Z">
        <w:r w:rsidR="0094135E">
          <w:t xml:space="preserve">legally binding </w:t>
        </w:r>
      </w:ins>
      <w:r w:rsidR="00EB58BB">
        <w:t>log of the</w:t>
      </w:r>
      <w:r w:rsidR="00A6473D">
        <w:t xml:space="preserve"> distributed</w:t>
      </w:r>
      <w:r w:rsidR="00EB58BB">
        <w:t xml:space="preserve"> transaction</w:t>
      </w:r>
      <w:r>
        <w:t xml:space="preserve"> will not have that “unsent” message,</w:t>
      </w:r>
      <w:r w:rsidR="00EB58BB">
        <w:t xml:space="preserve"> reflect</w:t>
      </w:r>
      <w:r>
        <w:t>ing</w:t>
      </w:r>
      <w:r w:rsidR="00EB58BB">
        <w:t xml:space="preserve"> that the transaction was incomplete</w:t>
      </w:r>
      <w:r w:rsidR="00A6473D">
        <w:t xml:space="preserve"> </w:t>
      </w:r>
      <w:r w:rsidR="00DC5161">
        <w:t>(as a result,</w:t>
      </w:r>
      <w:r w:rsidR="00A6473D">
        <w:t xml:space="preserve"> the user will have recourse</w:t>
      </w:r>
      <w:r w:rsidR="00DC5161">
        <w:t xml:space="preserve"> to recover their money).</w:t>
      </w:r>
    </w:p>
    <w:p w14:paraId="64AFA0A0" w14:textId="27BDBCCF" w:rsidR="00500886" w:rsidDel="00500C24" w:rsidRDefault="00500886" w:rsidP="00500886">
      <w:pPr>
        <w:rPr>
          <w:del w:id="354" w:author="Peter Vogel" w:date="2025-04-18T06:15:00Z" w16du:dateUtc="2025-04-18T10:15:00Z"/>
        </w:rPr>
      </w:pPr>
      <w:del w:id="355" w:author="Peter Vogel" w:date="2025-04-18T06:15:00Z" w16du:dateUtc="2025-04-18T10:15:00Z">
        <w:r w:rsidDel="00500C24">
          <w:delText xml:space="preserve">Obviously, sending the messages </w:delText>
        </w:r>
        <w:r w:rsidR="00DC5161" w:rsidDel="00500C24">
          <w:delText>is</w:delText>
        </w:r>
        <w:r w:rsidDel="00500C24">
          <w:delText xml:space="preserve"> as important to the distributed transaction as the commit/rollback process is to the local transaction. </w:delText>
        </w:r>
        <w:r w:rsidR="00F67720" w:rsidDel="00500C24">
          <w:delText>The only reliable way to meet all</w:delText>
        </w:r>
      </w:del>
      <w:del w:id="356" w:author="Peter Vogel" w:date="2025-04-13T05:43:00Z" w16du:dateUtc="2025-04-13T09:43:00Z">
        <w:r w:rsidR="00F67720" w:rsidDel="00125098">
          <w:delText xml:space="preserve"> of</w:delText>
        </w:r>
      </w:del>
      <w:del w:id="357" w:author="Peter Vogel" w:date="2025-04-18T06:15:00Z" w16du:dateUtc="2025-04-18T10:15:00Z">
        <w:r w:rsidR="00F67720" w:rsidDel="00500C24">
          <w:delText xml:space="preserve"> the criteria for a distributed transaction is for</w:delText>
        </w:r>
        <w:r w:rsidDel="00500C24">
          <w:delText xml:space="preserve"> </w:delText>
        </w:r>
        <w:r w:rsidR="00F67720" w:rsidDel="00500C24">
          <w:delText>t</w:delText>
        </w:r>
        <w:r w:rsidR="00BE2E26" w:rsidDel="00500C24">
          <w:delText>he “success” and “fail”</w:delText>
        </w:r>
        <w:r w:rsidR="00100385" w:rsidDel="00500C24">
          <w:delText xml:space="preserve"> message</w:delText>
        </w:r>
        <w:r w:rsidR="00EB58BB" w:rsidDel="00500C24">
          <w:delText>s</w:delText>
        </w:r>
        <w:r w:rsidR="00100385" w:rsidDel="00500C24">
          <w:delText xml:space="preserve"> </w:delText>
        </w:r>
        <w:r w:rsidR="00F67720" w:rsidDel="00500C24">
          <w:delText xml:space="preserve">to </w:delText>
        </w:r>
        <w:r w:rsidDel="00500C24">
          <w:delText xml:space="preserve">be enlisted </w:delText>
        </w:r>
        <w:r w:rsidR="00100385" w:rsidDel="00500C24">
          <w:delText>in</w:delText>
        </w:r>
        <w:r w:rsidDel="00500C24">
          <w:delText>to</w:delText>
        </w:r>
        <w:r w:rsidR="00100385" w:rsidDel="00500C24">
          <w:delText xml:space="preserve"> the </w:delText>
        </w:r>
        <w:r w:rsidDel="00500C24">
          <w:delText xml:space="preserve">local </w:delText>
        </w:r>
        <w:r w:rsidR="00100385" w:rsidDel="00500C24">
          <w:delText xml:space="preserve">transaction. </w:delText>
        </w:r>
      </w:del>
    </w:p>
    <w:p w14:paraId="1F53766F" w14:textId="43BEDE97" w:rsidR="00100385" w:rsidRDefault="00500886" w:rsidP="00500886">
      <w:del w:id="358" w:author="Peter Vogel" w:date="2025-04-18T06:15:00Z" w16du:dateUtc="2025-04-18T10:15:00Z">
        <w:r w:rsidDel="00500C24">
          <w:delText>Enlisting the messages into the local transaction</w:delText>
        </w:r>
        <w:r w:rsidR="00100385" w:rsidDel="00500C24">
          <w:delText xml:space="preserve"> enables the “success” message to be built and queued for delivery as part of the transaction. </w:delText>
        </w:r>
        <w:r w:rsidR="00EB58BB" w:rsidDel="00500C24">
          <w:delText>Similarly, t</w:delText>
        </w:r>
        <w:r w:rsidR="00100385" w:rsidDel="00500C24">
          <w:delText>he “failure” message can be built during the transaction and queued for delivery in the rollback phase, should the transaction fail.</w:delText>
        </w:r>
        <w:r w:rsidR="00EB58BB" w:rsidDel="00500C24">
          <w:delText xml:space="preserve"> </w:delText>
        </w:r>
        <w:r w:rsidR="008444BB" w:rsidDel="00500C24">
          <w:delText>By enlisting the messages into the</w:delText>
        </w:r>
        <w:r w:rsidR="00EB58BB" w:rsidDel="00500C24">
          <w:delText xml:space="preserve"> </w:delText>
        </w:r>
        <w:r w:rsidR="008444BB" w:rsidDel="00500C24">
          <w:delText xml:space="preserve">local </w:delText>
        </w:r>
        <w:r w:rsidR="00EB58BB" w:rsidDel="00500C24">
          <w:delText>transaction</w:delText>
        </w:r>
        <w:r w:rsidR="008444BB" w:rsidDel="00500C24">
          <w:delText xml:space="preserve"> then, if the local transaction either</w:delText>
        </w:r>
        <w:r w:rsidR="00EB58BB" w:rsidDel="00500C24">
          <w:delText xml:space="preserve"> completes or rolls back, </w:delText>
        </w:r>
        <w:r w:rsidR="008444BB" w:rsidDel="00500C24">
          <w:delText xml:space="preserve">we ensure that </w:delText>
        </w:r>
        <w:r w:rsidR="00EB58BB" w:rsidDel="00500C24">
          <w:delText>the appropriate message is sent</w:delText>
        </w:r>
        <w:r w:rsidDel="00500C24">
          <w:delText xml:space="preserve"> (and</w:delText>
        </w:r>
        <w:r w:rsidR="00EB58BB" w:rsidDel="00500C24">
          <w:delText xml:space="preserve"> enters the log that describes the transaction</w:delText>
        </w:r>
        <w:r w:rsidDel="00500C24">
          <w:delText>)</w:delText>
        </w:r>
        <w:r w:rsidR="00EB58BB" w:rsidDel="00500C24">
          <w:delText>.</w:delText>
        </w:r>
      </w:del>
      <w:ins w:id="359" w:author="Peter Vogel" w:date="2025-04-13T05:44:00Z" w16du:dateUtc="2025-04-13T09:44:00Z">
        <w:r w:rsidR="00A23DC5">
          <w:t xml:space="preserve">The simplest way to </w:t>
        </w:r>
      </w:ins>
      <w:ins w:id="360" w:author="Peter Vogel" w:date="2025-04-13T05:53:00Z" w16du:dateUtc="2025-04-13T09:53:00Z">
        <w:r w:rsidR="001E53F8">
          <w:t>enlist messages into</w:t>
        </w:r>
        <w:r w:rsidR="00A3201D">
          <w:t xml:space="preserve"> the parti</w:t>
        </w:r>
      </w:ins>
      <w:ins w:id="361" w:author="Peter Vogel" w:date="2025-04-13T05:54:00Z" w16du:dateUtc="2025-04-13T09:54:00Z">
        <w:r w:rsidR="00A3201D">
          <w:t>cipants’ transaction</w:t>
        </w:r>
      </w:ins>
      <w:ins w:id="362" w:author="Peter Vogel" w:date="2025-04-13T05:44:00Z" w16du:dateUtc="2025-04-13T09:44:00Z">
        <w:r w:rsidR="00A23DC5">
          <w:t xml:space="preserve"> </w:t>
        </w:r>
      </w:ins>
      <w:ins w:id="363" w:author="Peter Vogel" w:date="2025-04-13T05:54:00Z" w16du:dateUtc="2025-04-13T09:54:00Z">
        <w:r w:rsidR="00A3201D">
          <w:t xml:space="preserve">is </w:t>
        </w:r>
        <w:proofErr w:type="gramStart"/>
        <w:r w:rsidR="00A3201D">
          <w:t>write</w:t>
        </w:r>
        <w:proofErr w:type="gramEnd"/>
        <w:r w:rsidR="00A3201D">
          <w:t xml:space="preserve"> the </w:t>
        </w:r>
      </w:ins>
      <w:ins w:id="364" w:author="Peter Vogel" w:date="2025-04-13T05:44:00Z" w16du:dateUtc="2025-04-13T09:44:00Z">
        <w:r w:rsidR="00A23DC5">
          <w:t xml:space="preserve">messages into the transaction journal </w:t>
        </w:r>
      </w:ins>
      <w:ins w:id="365" w:author="Peter Vogel" w:date="2025-04-13T05:45:00Z" w16du:dateUtc="2025-04-13T09:45:00Z">
        <w:r w:rsidR="00A23DC5">
          <w:t>of each of the participants in the transaction.</w:t>
        </w:r>
      </w:ins>
      <w:ins w:id="366" w:author="Peter Vogel" w:date="2025-04-13T05:54:00Z" w16du:dateUtc="2025-04-13T09:54:00Z">
        <w:r w:rsidR="00A3201D">
          <w:t xml:space="preserve"> This avoids the necessity for a local “two phase commit” between the participant’s transactions and the part of the messaging r</w:t>
        </w:r>
      </w:ins>
      <w:ins w:id="367" w:author="Peter Vogel" w:date="2025-04-13T05:55:00Z" w16du:dateUtc="2025-04-13T09:55:00Z">
        <w:r w:rsidR="00A3201D">
          <w:t>esource manager that the participant is interacting with.</w:t>
        </w:r>
      </w:ins>
    </w:p>
    <w:p w14:paraId="3B02D8DA" w14:textId="77777777" w:rsidR="008444BB" w:rsidRDefault="00100385" w:rsidP="00376646">
      <w:r>
        <w:t xml:space="preserve">The alternative </w:t>
      </w:r>
      <w:r w:rsidR="00EB58BB">
        <w:t xml:space="preserve">to enlisting </w:t>
      </w:r>
      <w:r w:rsidR="00500886">
        <w:t>messaging</w:t>
      </w:r>
      <w:r w:rsidR="00EB58BB">
        <w:t xml:space="preserve"> into the </w:t>
      </w:r>
      <w:r w:rsidR="00500886">
        <w:t xml:space="preserve">local </w:t>
      </w:r>
      <w:r w:rsidR="00EB58BB">
        <w:t xml:space="preserve">transaction </w:t>
      </w:r>
      <w:r>
        <w:t xml:space="preserve">is to wait for the transaction to complete, check </w:t>
      </w:r>
      <w:r w:rsidR="00BE2E26">
        <w:t xml:space="preserve">whether the </w:t>
      </w:r>
      <w:r w:rsidR="00500886">
        <w:t xml:space="preserve">local </w:t>
      </w:r>
      <w:r w:rsidR="00BE2E26">
        <w:t>transaction succeeded or failed</w:t>
      </w:r>
      <w:r>
        <w:t xml:space="preserve"> and then send the “success” or “failure” message. </w:t>
      </w:r>
      <w:r w:rsidR="00500886">
        <w:t>While this is a common practice, it</w:t>
      </w:r>
      <w:r w:rsidR="008444BB">
        <w:t xml:space="preserve"> fails to meet the criteria for a distributed transaction</w:t>
      </w:r>
      <w:r w:rsidR="00500886">
        <w:t xml:space="preserve">. </w:t>
      </w:r>
    </w:p>
    <w:p w14:paraId="6A8CF238" w14:textId="211871CC" w:rsidR="008444BB" w:rsidRDefault="00100385" w:rsidP="00376646">
      <w:r>
        <w:t>In addition to adding logical complexity</w:t>
      </w:r>
      <w:r w:rsidR="00500886">
        <w:t xml:space="preserve"> to the participant’s processing</w:t>
      </w:r>
      <w:r>
        <w:t xml:space="preserve">, </w:t>
      </w:r>
      <w:r w:rsidR="00500886">
        <w:t xml:space="preserve">this approach adds additional </w:t>
      </w:r>
      <w:del w:id="368" w:author="Peter Vogel" w:date="2025-04-13T16:01:00Z" w16du:dateUtc="2025-04-13T20:01:00Z">
        <w:r w:rsidR="00500886" w:rsidDel="00265497">
          <w:delText xml:space="preserve">processing </w:delText>
        </w:r>
      </w:del>
      <w:ins w:id="369" w:author="Peter Vogel" w:date="2025-04-13T16:01:00Z" w16du:dateUtc="2025-04-13T20:01:00Z">
        <w:r w:rsidR="00265497">
          <w:t xml:space="preserve">overhead </w:t>
        </w:r>
      </w:ins>
      <w:r w:rsidR="00500886">
        <w:t xml:space="preserve">to a process that needs to operate at “the speed of real life” – </w:t>
      </w:r>
      <w:r w:rsidR="00500886">
        <w:lastRenderedPageBreak/>
        <w:t xml:space="preserve">instead of streamlining the process, </w:t>
      </w:r>
      <w:r w:rsidR="008444BB">
        <w:t>the process is made</w:t>
      </w:r>
      <w:r w:rsidR="00500886">
        <w:t xml:space="preserve"> more cumbersome. More critically, </w:t>
      </w:r>
      <w:r>
        <w:t xml:space="preserve">this </w:t>
      </w:r>
      <w:r w:rsidR="00500886">
        <w:t>approach</w:t>
      </w:r>
      <w:r>
        <w:t xml:space="preserve"> effectively creates a second transaction: preparing </w:t>
      </w:r>
      <w:r w:rsidR="00BE2E26">
        <w:t xml:space="preserve">the message </w:t>
      </w:r>
      <w:r>
        <w:t xml:space="preserve">and queuing </w:t>
      </w:r>
      <w:r w:rsidR="00BE2E26">
        <w:t>it</w:t>
      </w:r>
      <w:r>
        <w:t xml:space="preserve"> for delivery.</w:t>
      </w:r>
      <w:r w:rsidR="00BE2E26">
        <w:t xml:space="preserve"> If that</w:t>
      </w:r>
      <w:r w:rsidR="00500886">
        <w:t xml:space="preserve"> new</w:t>
      </w:r>
      <w:r w:rsidR="00BE2E26">
        <w:t xml:space="preserve"> transaction fails </w:t>
      </w:r>
      <w:r w:rsidR="00500886">
        <w:t>then</w:t>
      </w:r>
      <w:r w:rsidR="00BE2E26">
        <w:t xml:space="preserve"> either the wrong message or no message is sent</w:t>
      </w:r>
      <w:ins w:id="370" w:author="Peter Vogel" w:date="2025-04-18T06:15:00Z" w16du:dateUtc="2025-04-18T10:15:00Z">
        <w:r w:rsidR="00500C24">
          <w:t>,</w:t>
        </w:r>
      </w:ins>
      <w:r w:rsidR="008444BB">
        <w:t xml:space="preserve"> with both outcomes being unacceptable.</w:t>
      </w:r>
    </w:p>
    <w:p w14:paraId="42E8B1BF" w14:textId="5DACD1E8" w:rsidR="00100385" w:rsidDel="00265497" w:rsidRDefault="008444BB" w:rsidP="00376646">
      <w:pPr>
        <w:rPr>
          <w:del w:id="371" w:author="Peter Vogel" w:date="2025-04-13T16:02:00Z" w16du:dateUtc="2025-04-13T20:02:00Z"/>
        </w:rPr>
      </w:pPr>
      <w:del w:id="372" w:author="Peter Vogel" w:date="2025-04-13T16:02:00Z" w16du:dateUtc="2025-04-13T20:02:00Z">
        <w:r w:rsidDel="00265497">
          <w:delText>E</w:delText>
        </w:r>
        <w:r w:rsidR="00500886" w:rsidDel="00265497">
          <w:delText>nlist messaging into the local transaction</w:delText>
        </w:r>
        <w:r w:rsidDel="00265497">
          <w:delText xml:space="preserve"> and making the transaction manager responsible for dispatching the messages meets all of the criteria.</w:delText>
        </w:r>
      </w:del>
    </w:p>
    <w:p w14:paraId="385256CE" w14:textId="2BDE9B0F" w:rsidR="005313AC" w:rsidRDefault="005313AC" w:rsidP="004236A7">
      <w:r>
        <w:t xml:space="preserve">## </w:t>
      </w:r>
      <w:del w:id="373" w:author="Peter Vogel" w:date="2025-04-18T06:18:00Z" w16du:dateUtc="2025-04-18T10:18:00Z">
        <w:r w:rsidDel="00500C24">
          <w:delText>Characteristics of</w:delText>
        </w:r>
      </w:del>
      <w:del w:id="374" w:author="Peter Vogel" w:date="2025-04-18T07:35:00Z" w16du:dateUtc="2025-04-18T11:35:00Z">
        <w:r w:rsidDel="00AA7DE6">
          <w:delText xml:space="preserve"> </w:delText>
        </w:r>
      </w:del>
      <w:r>
        <w:t>Message Content</w:t>
      </w:r>
    </w:p>
    <w:p w14:paraId="4CFBE5C6" w14:textId="71032307" w:rsidR="008444BB" w:rsidRDefault="009F69E6" w:rsidP="004236A7">
      <w:r>
        <w:t>W</w:t>
      </w:r>
      <w:r w:rsidR="00105211">
        <w:t xml:space="preserve">e can also define some </w:t>
      </w:r>
      <w:r>
        <w:t>characteristics for the content of</w:t>
      </w:r>
      <w:r w:rsidR="00105211">
        <w:t xml:space="preserve"> </w:t>
      </w:r>
      <w:r w:rsidR="009E7879">
        <w:t xml:space="preserve">the message protocol. </w:t>
      </w:r>
      <w:ins w:id="375" w:author="Peter Vogel" w:date="2025-04-18T06:19:00Z" w16du:dateUtc="2025-04-18T10:19:00Z">
        <w:r w:rsidR="00500C24">
          <w:t>First, of course, each participant and partner combination must jointly agree on the message protocol before the transaction begins.</w:t>
        </w:r>
      </w:ins>
    </w:p>
    <w:p w14:paraId="10127FA5" w14:textId="2D02CF2B" w:rsidR="008444BB" w:rsidRDefault="00265497" w:rsidP="004236A7">
      <w:ins w:id="376" w:author="Peter Vogel" w:date="2025-04-13T16:03:00Z" w16du:dateUtc="2025-04-13T20:03:00Z">
        <w:r>
          <w:t>As part of agreeing on the protocol, participants agree on t</w:t>
        </w:r>
      </w:ins>
      <w:ins w:id="377" w:author="Peter Vogel" w:date="2025-04-13T05:45:00Z" w16du:dateUtc="2025-04-13T09:45:00Z">
        <w:r w:rsidR="009B28F5">
          <w:t>he structure and type of the content for each message</w:t>
        </w:r>
      </w:ins>
      <w:ins w:id="378" w:author="Peter Vogel" w:date="2025-04-13T05:46:00Z" w16du:dateUtc="2025-04-13T09:46:00Z">
        <w:r w:rsidR="009B28F5">
          <w:t xml:space="preserve">. </w:t>
        </w:r>
      </w:ins>
      <w:r w:rsidR="004236A7">
        <w:t>A completely free message format</w:t>
      </w:r>
      <w:r w:rsidR="00105211">
        <w:t>, for example,</w:t>
      </w:r>
      <w:r w:rsidR="004236A7">
        <w:t xml:space="preserve"> will </w:t>
      </w:r>
      <w:r w:rsidR="00105211">
        <w:t xml:space="preserve">not </w:t>
      </w:r>
      <w:r w:rsidR="009F69E6">
        <w:t>support</w:t>
      </w:r>
      <w:r w:rsidR="00105211">
        <w:t xml:space="preserve"> the criteria</w:t>
      </w:r>
      <w:r w:rsidR="009F69E6">
        <w:t xml:space="preserve"> for a distributed transaction</w:t>
      </w:r>
      <w:r w:rsidR="00105211">
        <w:t xml:space="preserve">: A participant will </w:t>
      </w:r>
      <w:r w:rsidR="004236A7">
        <w:t>either</w:t>
      </w:r>
      <w:r w:rsidR="00105211">
        <w:t>, eventually,</w:t>
      </w:r>
      <w:r w:rsidR="004236A7">
        <w:t xml:space="preserve"> generate messages that </w:t>
      </w:r>
      <w:r w:rsidR="00105211">
        <w:t>the other</w:t>
      </w:r>
      <w:r w:rsidR="004236A7">
        <w:t xml:space="preserve"> participant </w:t>
      </w:r>
      <w:proofErr w:type="spellStart"/>
      <w:r w:rsidR="004236A7">
        <w:t>can not</w:t>
      </w:r>
      <w:proofErr w:type="spellEnd"/>
      <w:r w:rsidR="004236A7">
        <w:t xml:space="preserve"> read </w:t>
      </w:r>
      <w:r w:rsidR="00105211">
        <w:t xml:space="preserve">(not reliable) </w:t>
      </w:r>
      <w:r w:rsidR="004236A7">
        <w:t xml:space="preserve">or incur </w:t>
      </w:r>
      <w:r w:rsidR="00866E83">
        <w:t xml:space="preserve">processing overhead </w:t>
      </w:r>
      <w:r w:rsidR="009F69E6">
        <w:t>(and</w:t>
      </w:r>
      <w:r w:rsidR="00866E83">
        <w:t xml:space="preserve"> will prevent the system from operating at “the speed of</w:t>
      </w:r>
      <w:ins w:id="379" w:author="Peter Vogel" w:date="2025-04-13T16:01:00Z" w16du:dateUtc="2025-04-13T20:01:00Z">
        <w:r>
          <w:t xml:space="preserve"> real</w:t>
        </w:r>
      </w:ins>
      <w:r w:rsidR="00866E83">
        <w:t xml:space="preserve"> life”</w:t>
      </w:r>
      <w:r w:rsidR="009F69E6">
        <w:t>).</w:t>
      </w:r>
      <w:r w:rsidR="00866E83">
        <w:t xml:space="preserve"> </w:t>
      </w:r>
      <w:r w:rsidR="008444BB">
        <w:t>Reviewing the messages</w:t>
      </w:r>
      <w:ins w:id="380" w:author="Peter Vogel" w:date="2025-04-13T16:03:00Z" w16du:dateUtc="2025-04-13T20:03:00Z">
        <w:r>
          <w:t xml:space="preserve"> in the log</w:t>
        </w:r>
      </w:ins>
      <w:r w:rsidR="008444BB">
        <w:t xml:space="preserve"> between participants becomes more complicated if the format of the messages </w:t>
      </w:r>
      <w:proofErr w:type="spellStart"/>
      <w:r w:rsidR="008444BB">
        <w:t>can not</w:t>
      </w:r>
      <w:proofErr w:type="spellEnd"/>
      <w:r w:rsidR="008444BB">
        <w:t xml:space="preserve"> be predicted.</w:t>
      </w:r>
    </w:p>
    <w:p w14:paraId="6A3D9209" w14:textId="4C60008A" w:rsidR="00866E83" w:rsidRDefault="00265497" w:rsidP="004236A7">
      <w:ins w:id="381" w:author="Peter Vogel" w:date="2025-04-13T16:03:00Z" w16du:dateUtc="2025-04-13T20:03:00Z">
        <w:r>
          <w:t>So, l</w:t>
        </w:r>
      </w:ins>
      <w:del w:id="382" w:author="Peter Vogel" w:date="2025-04-13T16:03:00Z" w16du:dateUtc="2025-04-13T20:03:00Z">
        <w:r w:rsidR="00105211" w:rsidDel="00265497">
          <w:delText>L</w:delText>
        </w:r>
      </w:del>
      <w:r w:rsidR="00105211">
        <w:t xml:space="preserve">ike the </w:t>
      </w:r>
      <w:r w:rsidR="008444BB">
        <w:t>message content</w:t>
      </w:r>
      <w:r w:rsidR="00105211">
        <w:t xml:space="preserve"> exchanged between participants, the message itself must be typed</w:t>
      </w:r>
      <w:ins w:id="383" w:author="Peter Vogel" w:date="2025-04-13T16:04:00Z" w16du:dateUtc="2025-04-13T20:04:00Z">
        <w:r>
          <w:t xml:space="preserve"> (which also facilitates enlisting the participants’ local transaction management system</w:t>
        </w:r>
      </w:ins>
      <w:ins w:id="384" w:author="Peter Vogel" w:date="2025-04-18T06:19:00Z" w16du:dateUtc="2025-04-18T10:19:00Z">
        <w:r w:rsidR="00500C24">
          <w:t xml:space="preserve"> in managing the messages</w:t>
        </w:r>
      </w:ins>
      <w:ins w:id="385" w:author="Peter Vogel" w:date="2025-04-13T16:04:00Z" w16du:dateUtc="2025-04-13T20:04:00Z">
        <w:r>
          <w:t>)</w:t>
        </w:r>
      </w:ins>
      <w:r w:rsidR="00105211">
        <w:t>.</w:t>
      </w:r>
    </w:p>
    <w:p w14:paraId="21D2CC73" w14:textId="3EFB11E5" w:rsidR="004236A7" w:rsidDel="004840C3" w:rsidRDefault="00866E83" w:rsidP="00376646">
      <w:pPr>
        <w:rPr>
          <w:moveFrom w:id="386" w:author="Peter Vogel" w:date="2025-04-13T16:05:00Z" w16du:dateUtc="2025-04-13T20:05:00Z"/>
        </w:rPr>
      </w:pPr>
      <w:moveFromRangeStart w:id="387" w:author="Peter Vogel" w:date="2025-04-13T16:05:00Z" w:name="move195452733"/>
      <w:moveFrom w:id="388" w:author="Peter Vogel" w:date="2025-04-13T16:05:00Z" w16du:dateUtc="2025-04-13T20:05:00Z">
        <w:r w:rsidDel="004840C3">
          <w:t>This is currently</w:t>
        </w:r>
        <w:r w:rsidR="009F69E6" w:rsidDel="004840C3">
          <w:t xml:space="preserve"> achieved</w:t>
        </w:r>
        <w:r w:rsidDel="004840C3">
          <w:t xml:space="preserve">, by default, </w:t>
        </w:r>
        <w:r w:rsidR="008444BB" w:rsidDel="004840C3">
          <w:t>with</w:t>
        </w:r>
        <w:r w:rsidR="009F69E6" w:rsidDel="004840C3">
          <w:t xml:space="preserve"> </w:t>
        </w:r>
        <w:r w:rsidDel="004840C3">
          <w:t>JSON</w:t>
        </w:r>
        <w:r w:rsidR="009F69E6" w:rsidDel="004840C3">
          <w:t>. In developing the protocol to be used by two participant</w:t>
        </w:r>
        <w:r w:rsidR="008444BB" w:rsidDel="004840C3">
          <w:t>s</w:t>
        </w:r>
        <w:r w:rsidR="009F69E6" w:rsidDel="004840C3">
          <w:t xml:space="preserve">, designers </w:t>
        </w:r>
        <w:r w:rsidDel="004840C3">
          <w:t>often communicate</w:t>
        </w:r>
        <w:r w:rsidR="008444BB" w:rsidDel="004840C3">
          <w:t xml:space="preserve"> the message formats that will be used</w:t>
        </w:r>
        <w:r w:rsidR="009F69E6" w:rsidDel="004840C3">
          <w:t xml:space="preserve"> by exchanging</w:t>
        </w:r>
        <w:r w:rsidDel="004840C3">
          <w:t xml:space="preserve"> through examples of the potential JSON documents with sample content (though the JSON Schema supports exchanging purely</w:t>
        </w:r>
        <w:r w:rsidR="008444BB" w:rsidDel="004840C3">
          <w:t xml:space="preserve"> message</w:t>
        </w:r>
        <w:r w:rsidDel="004840C3">
          <w:t xml:space="preserve"> “type” information).</w:t>
        </w:r>
      </w:moveFrom>
    </w:p>
    <w:moveFromRangeEnd w:id="387"/>
    <w:p w14:paraId="4C2C2653" w14:textId="0D17A056" w:rsidR="0023352C" w:rsidRDefault="00472EA3" w:rsidP="001272B0">
      <w:pPr>
        <w:rPr>
          <w:ins w:id="389" w:author="Peter Vogel" w:date="2025-04-13T05:51:00Z" w16du:dateUtc="2025-04-13T09:51:00Z"/>
        </w:rPr>
      </w:pPr>
      <w:ins w:id="390" w:author="Peter Vogel" w:date="2025-04-13T05:47:00Z" w16du:dateUtc="2025-04-13T09:47:00Z">
        <w:r>
          <w:t>In</w:t>
        </w:r>
      </w:ins>
      <w:ins w:id="391" w:author="Peter Vogel" w:date="2025-04-13T05:48:00Z" w16du:dateUtc="2025-04-13T09:48:00Z">
        <w:r>
          <w:t xml:space="preserve"> a commercial world, </w:t>
        </w:r>
        <w:r w:rsidR="00BC42E7">
          <w:t xml:space="preserve">messages are </w:t>
        </w:r>
      </w:ins>
      <w:proofErr w:type="gramStart"/>
      <w:ins w:id="392" w:author="Peter Vogel" w:date="2025-04-13T05:49:00Z" w16du:dateUtc="2025-04-13T09:49:00Z">
        <w:r w:rsidR="001272B0">
          <w:t>hierarchies</w:t>
        </w:r>
        <w:proofErr w:type="gramEnd"/>
        <w:r w:rsidR="001272B0">
          <w:t>, not rows</w:t>
        </w:r>
      </w:ins>
      <w:ins w:id="393" w:author="Peter Vogel" w:date="2025-04-13T05:48:00Z" w16du:dateUtc="2025-04-13T09:48:00Z">
        <w:r w:rsidR="00BC42E7">
          <w:t xml:space="preserve">: A bill with an order header and order detail is </w:t>
        </w:r>
        <w:r w:rsidR="001272B0">
          <w:t>hierarchical</w:t>
        </w:r>
      </w:ins>
      <w:ins w:id="394" w:author="Peter Vogel" w:date="2025-04-13T05:50:00Z" w16du:dateUtc="2025-04-13T09:50:00Z">
        <w:r w:rsidR="001272B0">
          <w:t>;</w:t>
        </w:r>
      </w:ins>
      <w:ins w:id="395" w:author="Peter Vogel" w:date="2025-04-13T05:48:00Z" w16du:dateUtc="2025-04-13T09:48:00Z">
        <w:r w:rsidR="001272B0">
          <w:t xml:space="preserve"> a customer request with its customer information</w:t>
        </w:r>
      </w:ins>
      <w:ins w:id="396" w:author="Peter Vogel" w:date="2025-04-13T05:49:00Z" w16du:dateUtc="2025-04-13T09:49:00Z">
        <w:r w:rsidR="001272B0">
          <w:t xml:space="preserve"> and details of the room/dates required </w:t>
        </w:r>
        <w:proofErr w:type="gramStart"/>
        <w:r w:rsidR="001272B0">
          <w:t>is</w:t>
        </w:r>
        <w:proofErr w:type="gramEnd"/>
        <w:r w:rsidR="001272B0">
          <w:t xml:space="preserve"> hierarchical</w:t>
        </w:r>
      </w:ins>
      <w:ins w:id="397" w:author="Peter Vogel" w:date="2025-04-13T05:50:00Z" w16du:dateUtc="2025-04-13T09:50:00Z">
        <w:r w:rsidR="001272B0">
          <w:t xml:space="preserve">; contracts with information about </w:t>
        </w:r>
      </w:ins>
      <w:ins w:id="398" w:author="Peter Vogel" w:date="2025-04-18T06:19:00Z" w16du:dateUtc="2025-04-18T10:19:00Z">
        <w:r w:rsidR="00500C24">
          <w:t xml:space="preserve">the </w:t>
        </w:r>
      </w:ins>
      <w:ins w:id="399" w:author="Peter Vogel" w:date="2025-04-13T05:50:00Z" w16du:dateUtc="2025-04-13T09:50:00Z">
        <w:r w:rsidR="001272B0">
          <w:t>parties</w:t>
        </w:r>
      </w:ins>
      <w:ins w:id="400" w:author="Peter Vogel" w:date="2025-04-18T06:20:00Z" w16du:dateUtc="2025-04-18T10:20:00Z">
        <w:r w:rsidR="00500C24">
          <w:t xml:space="preserve"> involved and the subsequent</w:t>
        </w:r>
      </w:ins>
      <w:ins w:id="401" w:author="Peter Vogel" w:date="2025-04-13T05:51:00Z" w16du:dateUtc="2025-04-13T09:51:00Z">
        <w:r w:rsidR="0023352C">
          <w:t xml:space="preserve"> clauses and subclauses are hierarchical</w:t>
        </w:r>
      </w:ins>
      <w:ins w:id="402" w:author="Peter Vogel" w:date="2025-04-13T05:49:00Z" w16du:dateUtc="2025-04-13T09:49:00Z">
        <w:r w:rsidR="001272B0">
          <w:t xml:space="preserve">. </w:t>
        </w:r>
      </w:ins>
    </w:p>
    <w:p w14:paraId="6F13F06D" w14:textId="551DC953" w:rsidR="004840C3" w:rsidDel="004840C3" w:rsidRDefault="004840C3" w:rsidP="004840C3">
      <w:pPr>
        <w:rPr>
          <w:del w:id="403" w:author="Peter Vogel" w:date="2025-04-13T16:06:00Z" w16du:dateUtc="2025-04-13T20:06:00Z"/>
          <w:moveTo w:id="404" w:author="Peter Vogel" w:date="2025-04-13T16:05:00Z" w16du:dateUtc="2025-04-13T20:05:00Z"/>
        </w:rPr>
      </w:pPr>
      <w:moveToRangeStart w:id="405" w:author="Peter Vogel" w:date="2025-04-13T16:05:00Z" w:name="move195452733"/>
      <w:moveTo w:id="406" w:author="Peter Vogel" w:date="2025-04-13T16:05:00Z" w16du:dateUtc="2025-04-13T20:05:00Z">
        <w:del w:id="407" w:author="Peter Vogel" w:date="2025-04-13T16:05:00Z" w16du:dateUtc="2025-04-13T20:05:00Z">
          <w:r w:rsidDel="004840C3">
            <w:delText>This is c</w:delText>
          </w:r>
        </w:del>
      </w:moveTo>
      <w:ins w:id="408" w:author="Peter Vogel" w:date="2025-04-13T16:05:00Z" w16du:dateUtc="2025-04-13T20:05:00Z">
        <w:r>
          <w:t>C</w:t>
        </w:r>
      </w:ins>
      <w:moveTo w:id="409" w:author="Peter Vogel" w:date="2025-04-13T16:05:00Z" w16du:dateUtc="2025-04-13T20:05:00Z">
        <w:r>
          <w:t>urrently</w:t>
        </w:r>
      </w:moveTo>
      <w:ins w:id="410" w:author="Peter Vogel" w:date="2025-04-13T16:05:00Z" w16du:dateUtc="2025-04-13T20:05:00Z">
        <w:r>
          <w:t>, messages are structured</w:t>
        </w:r>
      </w:ins>
      <w:moveTo w:id="411" w:author="Peter Vogel" w:date="2025-04-13T16:05:00Z" w16du:dateUtc="2025-04-13T20:05:00Z">
        <w:del w:id="412" w:author="Peter Vogel" w:date="2025-04-13T16:05:00Z" w16du:dateUtc="2025-04-13T20:05:00Z">
          <w:r w:rsidDel="004840C3">
            <w:delText xml:space="preserve"> achieved,</w:delText>
          </w:r>
        </w:del>
      </w:moveTo>
      <w:ins w:id="413" w:author="Peter Vogel" w:date="2025-04-13T16:05:00Z" w16du:dateUtc="2025-04-13T20:05:00Z">
        <w:r>
          <w:t xml:space="preserve"> (almost</w:t>
        </w:r>
      </w:ins>
      <w:moveTo w:id="414" w:author="Peter Vogel" w:date="2025-04-13T16:05:00Z" w16du:dateUtc="2025-04-13T20:05:00Z">
        <w:r>
          <w:t xml:space="preserve"> by default</w:t>
        </w:r>
      </w:moveTo>
      <w:ins w:id="415" w:author="Peter Vogel" w:date="2025-04-13T16:06:00Z" w16du:dateUtc="2025-04-13T20:06:00Z">
        <w:r>
          <w:t>)</w:t>
        </w:r>
      </w:ins>
      <w:moveTo w:id="416" w:author="Peter Vogel" w:date="2025-04-13T16:05:00Z" w16du:dateUtc="2025-04-13T20:05:00Z">
        <w:del w:id="417" w:author="Peter Vogel" w:date="2025-04-13T16:06:00Z" w16du:dateUtc="2025-04-13T20:06:00Z">
          <w:r w:rsidDel="004840C3">
            <w:delText>,</w:delText>
          </w:r>
        </w:del>
        <w:r>
          <w:t xml:space="preserve"> with JSON. In developing the protocol to be used by two participants, designers often communicate the message formats that will be used by exchanging through examples of </w:t>
        </w:r>
        <w:proofErr w:type="gramStart"/>
        <w:r>
          <w:t>the potential</w:t>
        </w:r>
        <w:proofErr w:type="gramEnd"/>
        <w:r>
          <w:t xml:space="preserve"> JSON documents with sample content (though the JSON Schema supports exchanging </w:t>
        </w:r>
        <w:del w:id="418" w:author="Peter Vogel" w:date="2025-04-18T06:20:00Z" w16du:dateUtc="2025-04-18T10:20:00Z">
          <w:r w:rsidDel="00500C24">
            <w:delText xml:space="preserve">purely </w:delText>
          </w:r>
        </w:del>
      </w:moveTo>
      <w:ins w:id="419" w:author="Peter Vogel" w:date="2025-04-18T06:20:00Z" w16du:dateUtc="2025-04-18T10:20:00Z">
        <w:r w:rsidR="00500C24">
          <w:t xml:space="preserve">information about the </w:t>
        </w:r>
      </w:ins>
      <w:moveTo w:id="420" w:author="Peter Vogel" w:date="2025-04-13T16:05:00Z" w16du:dateUtc="2025-04-13T20:05:00Z">
        <w:r>
          <w:t>message</w:t>
        </w:r>
      </w:moveTo>
      <w:ins w:id="421" w:author="Peter Vogel" w:date="2025-04-18T06:20:00Z" w16du:dateUtc="2025-04-18T10:20:00Z">
        <w:r w:rsidR="00500C24">
          <w:t>’s</w:t>
        </w:r>
      </w:ins>
      <w:moveTo w:id="422" w:author="Peter Vogel" w:date="2025-04-13T16:05:00Z" w16du:dateUtc="2025-04-13T20:05:00Z">
        <w:r>
          <w:t xml:space="preserve"> </w:t>
        </w:r>
        <w:del w:id="423" w:author="Peter Vogel" w:date="2025-04-18T06:20:00Z" w16du:dateUtc="2025-04-18T10:20:00Z">
          <w:r w:rsidDel="00500C24">
            <w:delText>“</w:delText>
          </w:r>
        </w:del>
        <w:r>
          <w:t>type</w:t>
        </w:r>
        <w:del w:id="424" w:author="Peter Vogel" w:date="2025-04-18T06:20:00Z" w16du:dateUtc="2025-04-18T10:20:00Z">
          <w:r w:rsidDel="00500C24">
            <w:delText>” information</w:delText>
          </w:r>
        </w:del>
        <w:r>
          <w:t>).</w:t>
        </w:r>
      </w:moveTo>
      <w:ins w:id="425" w:author="Peter Vogel" w:date="2025-04-13T16:06:00Z" w16du:dateUtc="2025-04-13T20:06:00Z">
        <w:r>
          <w:t xml:space="preserve"> </w:t>
        </w:r>
      </w:ins>
    </w:p>
    <w:moveToRangeEnd w:id="405"/>
    <w:p w14:paraId="4AFEDFE4" w14:textId="749D4592" w:rsidR="00866E83" w:rsidRDefault="001272B0" w:rsidP="001272B0">
      <w:ins w:id="426" w:author="Peter Vogel" w:date="2025-04-13T05:49:00Z" w16du:dateUtc="2025-04-13T09:49:00Z">
        <w:r>
          <w:t>While the rows from a relational table can mimic h</w:t>
        </w:r>
      </w:ins>
      <w:ins w:id="427" w:author="Peter Vogel" w:date="2025-04-13T05:50:00Z" w16du:dateUtc="2025-04-13T09:50:00Z">
        <w:r>
          <w:t xml:space="preserve">ierarchies, </w:t>
        </w:r>
      </w:ins>
      <w:del w:id="428" w:author="Peter Vogel" w:date="2025-04-13T05:50:00Z" w16du:dateUtc="2025-04-13T09:50:00Z">
        <w:r w:rsidR="00866E83" w:rsidDel="001272B0">
          <w:delText xml:space="preserve">The current success of JSON suggests that JSON encoding is sufficient for current </w:delText>
        </w:r>
        <w:r w:rsidR="008444BB" w:rsidDel="001272B0">
          <w:delText xml:space="preserve">commercial transaction, </w:delText>
        </w:r>
        <w:r w:rsidR="00866E83" w:rsidDel="001272B0">
          <w:delText xml:space="preserve">which is interesting because </w:delText>
        </w:r>
      </w:del>
      <w:r w:rsidR="00866E83">
        <w:t xml:space="preserve">JSON </w:t>
      </w:r>
      <w:ins w:id="429" w:author="Peter Vogel" w:date="2025-04-13T05:50:00Z" w16du:dateUtc="2025-04-13T09:50:00Z">
        <w:r>
          <w:t xml:space="preserve">has succeeded as the default messaging protocol because it </w:t>
        </w:r>
      </w:ins>
      <w:ins w:id="430" w:author="Peter Vogel" w:date="2025-04-13T16:06:00Z" w16du:dateUtc="2025-04-13T20:06:00Z">
        <w:r w:rsidR="004840C3">
          <w:t xml:space="preserve">is </w:t>
        </w:r>
      </w:ins>
      <w:del w:id="431" w:author="Peter Vogel" w:date="2025-04-13T16:06:00Z" w16du:dateUtc="2025-04-13T20:06:00Z">
        <w:r w:rsidR="00866E83" w:rsidDel="004840C3">
          <w:delText xml:space="preserve">is </w:delText>
        </w:r>
      </w:del>
      <w:r w:rsidR="00866E83">
        <w:t>inherently hierarchical</w:t>
      </w:r>
      <w:del w:id="432" w:author="Peter Vogel" w:date="2025-04-13T05:50:00Z" w16du:dateUtc="2025-04-13T09:50:00Z">
        <w:r w:rsidR="00866E83" w:rsidDel="001272B0">
          <w:delText>, not relational. JSON has succeeded not in spite of that limitation but, in fact, because of it: Virtually all business data is hierarchical (though some hierarchies have only one level)</w:delText>
        </w:r>
      </w:del>
      <w:r w:rsidR="00866E83">
        <w:t xml:space="preserve">. </w:t>
      </w:r>
      <w:del w:id="433" w:author="Peter Vogel" w:date="2025-04-13T16:06:00Z" w16du:dateUtc="2025-04-13T20:06:00Z">
        <w:r w:rsidR="00866E83" w:rsidDel="004840C3">
          <w:delText xml:space="preserve">From customer information with nested </w:delText>
        </w:r>
        <w:r w:rsidR="00713EE2" w:rsidDel="004840C3">
          <w:delText>billing and shipping addresses to complex contract</w:delText>
        </w:r>
        <w:r w:rsidR="009F69E6" w:rsidDel="004840C3">
          <w:delText>s</w:delText>
        </w:r>
        <w:r w:rsidR="00713EE2" w:rsidDel="004840C3">
          <w:delText xml:space="preserve"> with clauses and subclauses, hierarchical structures not only express business information accurately but also match, conceptually, the way </w:delText>
        </w:r>
        <w:r w:rsidR="006B6ADF" w:rsidDel="004840C3">
          <w:delText>participants</w:delText>
        </w:r>
        <w:r w:rsidR="00713EE2" w:rsidDel="004840C3">
          <w:delText xml:space="preserve"> think about </w:delText>
        </w:r>
        <w:r w:rsidR="006B6ADF" w:rsidDel="004840C3">
          <w:delText>their</w:delText>
        </w:r>
        <w:r w:rsidR="00713EE2" w:rsidDel="004840C3">
          <w:delText xml:space="preserve"> data.</w:delText>
        </w:r>
      </w:del>
    </w:p>
    <w:p w14:paraId="0EDE1F8F" w14:textId="39CF79CB" w:rsidR="00713EE2" w:rsidRDefault="00713EE2" w:rsidP="00376646">
      <w:r>
        <w:t xml:space="preserve">That inherent hierarchical structure is also, of course, a feature of classes in object orient programming </w:t>
      </w:r>
      <w:ins w:id="434" w:author="Peter Vogel" w:date="2025-04-13T05:52:00Z" w16du:dateUtc="2025-04-13T09:52:00Z">
        <w:r w:rsidR="0023352C">
          <w:t xml:space="preserve">languages </w:t>
        </w:r>
      </w:ins>
      <w:r w:rsidR="005F4AFE">
        <w:t xml:space="preserve">(and </w:t>
      </w:r>
      <w:r w:rsidR="009F69E6">
        <w:t xml:space="preserve">is </w:t>
      </w:r>
      <w:r w:rsidR="005F4AFE">
        <w:t>also a feature of prototypes in, for example, JavaScript).</w:t>
      </w:r>
      <w:r>
        <w:t xml:space="preserve"> </w:t>
      </w:r>
      <w:r w:rsidR="005F4AFE">
        <w:t xml:space="preserve">That shared hierarchical nature has </w:t>
      </w:r>
      <w:r>
        <w:t>ma</w:t>
      </w:r>
      <w:r w:rsidR="005F4AFE">
        <w:t>de</w:t>
      </w:r>
      <w:r>
        <w:t xml:space="preserve"> it relatively easy to serialize objects</w:t>
      </w:r>
      <w:r w:rsidR="005F4AFE">
        <w:t xml:space="preserve"> into JSON</w:t>
      </w:r>
      <w:ins w:id="435" w:author="Peter Vogel" w:date="2025-04-18T06:22:00Z" w16du:dateUtc="2025-04-18T10:22:00Z">
        <w:r w:rsidR="00B01D5D">
          <w:t>.</w:t>
        </w:r>
      </w:ins>
      <w:del w:id="436" w:author="Peter Vogel" w:date="2025-04-18T06:22:00Z" w16du:dateUtc="2025-04-18T10:22:00Z">
        <w:r w:rsidR="005F4AFE" w:rsidDel="00B01D5D">
          <w:delText>.</w:delText>
        </w:r>
      </w:del>
    </w:p>
    <w:p w14:paraId="57426996" w14:textId="77777777" w:rsidR="006B6ADF" w:rsidRDefault="00885266" w:rsidP="009F69E6">
      <w:r>
        <w:t>The success of JSON as the default encoding for message content</w:t>
      </w:r>
      <w:r w:rsidR="007E6DE3">
        <w:t xml:space="preserve"> </w:t>
      </w:r>
      <w:r w:rsidR="009F69E6">
        <w:t>also defines</w:t>
      </w:r>
      <w:r w:rsidR="007E6DE3">
        <w:t xml:space="preserve"> a point of friction with current</w:t>
      </w:r>
      <w:r w:rsidR="005F4AFE">
        <w:t xml:space="preserve"> SQL</w:t>
      </w:r>
      <w:r w:rsidR="007E6DE3">
        <w:t>/</w:t>
      </w:r>
      <w:r w:rsidR="005F4AFE">
        <w:t>relational databases</w:t>
      </w:r>
      <w:r w:rsidR="007E6DE3">
        <w:t>.</w:t>
      </w:r>
      <w:r w:rsidR="009F69E6">
        <w:t xml:space="preserve"> </w:t>
      </w:r>
      <w:r>
        <w:t>While h</w:t>
      </w:r>
      <w:r w:rsidR="005F4AFE">
        <w:t>ierarchies are</w:t>
      </w:r>
      <w:r>
        <w:t xml:space="preserve"> natural in both business data and JSON, hierarchies are a side-effect of self-joins in</w:t>
      </w:r>
      <w:r w:rsidR="005F4AFE">
        <w:t xml:space="preserve"> SQL </w:t>
      </w:r>
      <w:r>
        <w:t>and</w:t>
      </w:r>
      <w:r w:rsidR="005F4AFE">
        <w:t xml:space="preserve"> relational databases </w:t>
      </w:r>
      <w:r w:rsidR="009F69E6">
        <w:t xml:space="preserve">(the SQL syntax for retrieving </w:t>
      </w:r>
      <w:r>
        <w:t xml:space="preserve">rows in </w:t>
      </w:r>
      <w:r w:rsidR="009F69E6">
        <w:t xml:space="preserve">a hierarchy is both unique within the </w:t>
      </w:r>
      <w:r w:rsidR="009F69E6">
        <w:lastRenderedPageBreak/>
        <w:t>language</w:t>
      </w:r>
      <w:r>
        <w:t xml:space="preserve"> in using recursion,</w:t>
      </w:r>
      <w:r w:rsidR="009F69E6">
        <w:t xml:space="preserve"> </w:t>
      </w:r>
      <w:r w:rsidR="006B6ADF">
        <w:t xml:space="preserve">is </w:t>
      </w:r>
      <w:r w:rsidR="009F69E6">
        <w:t>relatively opaque</w:t>
      </w:r>
      <w:r>
        <w:t xml:space="preserve">, and returns a </w:t>
      </w:r>
      <w:proofErr w:type="spellStart"/>
      <w:r>
        <w:t>rowset</w:t>
      </w:r>
      <w:proofErr w:type="spellEnd"/>
      <w:r>
        <w:t xml:space="preserve"> rather than a hierarchy</w:t>
      </w:r>
      <w:r w:rsidR="009F69E6">
        <w:t xml:space="preserve">). </w:t>
      </w:r>
    </w:p>
    <w:p w14:paraId="1AFEB4DB" w14:textId="09A54097" w:rsidR="0072710A" w:rsidRDefault="006B6ADF" w:rsidP="009F69E6">
      <w:pPr>
        <w:rPr>
          <w:ins w:id="437" w:author="Peter Vogel" w:date="2025-04-13T05:31:00Z" w16du:dateUtc="2025-04-13T09:31:00Z"/>
        </w:rPr>
      </w:pPr>
      <w:del w:id="438" w:author="Peter Vogel" w:date="2025-04-13T16:07:00Z" w16du:dateUtc="2025-04-13T20:07:00Z">
        <w:r w:rsidDel="00AC3965">
          <w:delText>Also, u</w:delText>
        </w:r>
        <w:r w:rsidR="009F69E6" w:rsidDel="00AC3965">
          <w:delText xml:space="preserve">nlike the relationship between </w:delText>
        </w:r>
        <w:r w:rsidR="00885266" w:rsidDel="00AC3965">
          <w:delText>object</w:delText>
        </w:r>
        <w:r w:rsidR="009F69E6" w:rsidDel="00AC3965">
          <w:delText xml:space="preserve"> types and</w:delText>
        </w:r>
        <w:r w:rsidR="00885266" w:rsidDel="00AC3965">
          <w:delText xml:space="preserve"> their serialization in</w:delText>
        </w:r>
        <w:r w:rsidR="009F69E6" w:rsidDel="00AC3965">
          <w:delText xml:space="preserve"> JSON there is no commonly accepted serialization</w:delText>
        </w:r>
        <w:r w:rsidR="00885266" w:rsidDel="00AC3965">
          <w:delText xml:space="preserve"> for the results of an SQL query</w:delText>
        </w:r>
        <w:r w:rsidR="009F69E6" w:rsidDel="00AC3965">
          <w:delText xml:space="preserve">. </w:delText>
        </w:r>
        <w:r w:rsidR="00885266" w:rsidDel="00AC3965">
          <w:delText xml:space="preserve">The reverse is, of course, also true: While </w:delText>
        </w:r>
        <w:r w:rsidR="009F69E6" w:rsidDel="00AC3965">
          <w:delText>JSON can represent</w:delText>
        </w:r>
        <w:r w:rsidR="00885266" w:rsidDel="00AC3965">
          <w:delText xml:space="preserve"> both hierarchies and</w:delText>
        </w:r>
        <w:r w:rsidR="009F69E6" w:rsidDel="00AC3965">
          <w:delText xml:space="preserve"> rows of data</w:delText>
        </w:r>
        <w:r w:rsidDel="00AC3965">
          <w:delText>,</w:delText>
        </w:r>
        <w:r w:rsidR="009F69E6" w:rsidDel="00AC3965">
          <w:delText xml:space="preserve"> any attempt to express relationships</w:delText>
        </w:r>
        <w:r w:rsidR="00885266" w:rsidDel="00AC3965">
          <w:delText xml:space="preserve"> in JSON</w:delText>
        </w:r>
        <w:r w:rsidR="009F69E6" w:rsidDel="00AC3965">
          <w:delText xml:space="preserve"> is constrained to items within a single document</w:delText>
        </w:r>
        <w:r w:rsidR="00885266" w:rsidDel="00AC3965">
          <w:delText xml:space="preserve"> (specified through links, as in the JSON:API specification).</w:delText>
        </w:r>
      </w:del>
      <w:ins w:id="439" w:author="Peter Vogel" w:date="2025-04-13T05:31:00Z" w16du:dateUtc="2025-04-13T09:31:00Z">
        <w:r w:rsidR="0072710A">
          <w:t xml:space="preserve">## </w:t>
        </w:r>
      </w:ins>
      <w:ins w:id="440" w:author="Peter Vogel" w:date="2025-04-18T07:35:00Z" w16du:dateUtc="2025-04-18T11:35:00Z">
        <w:r w:rsidR="00AA7DE6">
          <w:t xml:space="preserve">Participant </w:t>
        </w:r>
      </w:ins>
      <w:ins w:id="441" w:author="Peter Vogel" w:date="2025-04-13T05:31:00Z" w16du:dateUtc="2025-04-13T09:31:00Z">
        <w:r w:rsidR="0072710A">
          <w:t>Workflows</w:t>
        </w:r>
      </w:ins>
    </w:p>
    <w:p w14:paraId="57B003D0" w14:textId="72500F12" w:rsidR="00AC3965" w:rsidRDefault="00E63A51" w:rsidP="0072710A">
      <w:pPr>
        <w:rPr>
          <w:ins w:id="442" w:author="Peter Vogel" w:date="2025-04-13T16:07:00Z" w16du:dateUtc="2025-04-13T20:07:00Z"/>
        </w:rPr>
      </w:pPr>
      <w:ins w:id="443" w:author="Peter Vogel" w:date="2025-04-13T05:46:00Z" w16du:dateUtc="2025-04-13T09:46:00Z">
        <w:r>
          <w:t>The message protocol must also recognize the nature of workflows</w:t>
        </w:r>
      </w:ins>
      <w:ins w:id="444" w:author="Peter Vogel" w:date="2025-04-18T06:24:00Z" w16du:dateUtc="2025-04-18T10:24:00Z">
        <w:r w:rsidR="00B01D5D">
          <w:t xml:space="preserve">: </w:t>
        </w:r>
      </w:ins>
      <w:ins w:id="445" w:author="Peter Vogel" w:date="2025-04-13T05:31:00Z" w16du:dateUtc="2025-04-13T09:31:00Z">
        <w:r w:rsidR="0072710A">
          <w:t>Workflows are state machines</w:t>
        </w:r>
      </w:ins>
      <w:ins w:id="446" w:author="Peter Vogel" w:date="2025-04-18T06:24:00Z" w16du:dateUtc="2025-04-18T10:24:00Z">
        <w:r w:rsidR="00B01D5D">
          <w:t xml:space="preserve"> and,</w:t>
        </w:r>
      </w:ins>
      <w:ins w:id="447" w:author="Peter Vogel" w:date="2025-04-13T05:31:00Z" w16du:dateUtc="2025-04-13T09:31:00Z">
        <w:r w:rsidR="0072710A">
          <w:t xml:space="preserve"> </w:t>
        </w:r>
      </w:ins>
      <w:ins w:id="448" w:author="Peter Vogel" w:date="2025-04-18T06:24:00Z" w16du:dateUtc="2025-04-18T10:24:00Z">
        <w:r w:rsidR="00B01D5D">
          <w:t>f</w:t>
        </w:r>
      </w:ins>
      <w:ins w:id="449" w:author="Peter Vogel" w:date="2025-04-13T05:31:00Z" w16du:dateUtc="2025-04-13T09:31:00Z">
        <w:r w:rsidR="0072710A">
          <w:t xml:space="preserve">or </w:t>
        </w:r>
      </w:ins>
      <w:ins w:id="450" w:author="Peter Vogel" w:date="2025-04-18T06:24:00Z" w16du:dateUtc="2025-04-18T10:24:00Z">
        <w:r w:rsidR="00B01D5D">
          <w:t>each</w:t>
        </w:r>
      </w:ins>
      <w:ins w:id="451" w:author="Peter Vogel" w:date="2025-04-13T05:31:00Z" w16du:dateUtc="2025-04-13T09:31:00Z">
        <w:r w:rsidR="0072710A">
          <w:t xml:space="preserve"> step in </w:t>
        </w:r>
      </w:ins>
      <w:ins w:id="452" w:author="Peter Vogel" w:date="2025-04-18T06:24:00Z" w16du:dateUtc="2025-04-18T10:24:00Z">
        <w:r w:rsidR="00B01D5D">
          <w:t>a</w:t>
        </w:r>
      </w:ins>
      <w:ins w:id="453" w:author="Peter Vogel" w:date="2025-04-13T05:31:00Z" w16du:dateUtc="2025-04-13T09:31:00Z">
        <w:r w:rsidR="0072710A">
          <w:t xml:space="preserve"> workflow there are a limited number of allowed “next states” and many disallowed “next states.” </w:t>
        </w:r>
      </w:ins>
      <w:ins w:id="454" w:author="Peter Vogel" w:date="2025-04-13T05:57:00Z" w16du:dateUtc="2025-04-13T09:57:00Z">
        <w:r w:rsidR="009A677F">
          <w:t xml:space="preserve"> </w:t>
        </w:r>
      </w:ins>
    </w:p>
    <w:p w14:paraId="339A6AA3" w14:textId="409ADB45" w:rsidR="009A677F" w:rsidRDefault="009A677F" w:rsidP="00D353F7">
      <w:pPr>
        <w:rPr>
          <w:ins w:id="455" w:author="Peter Vogel" w:date="2025-04-13T05:57:00Z" w16du:dateUtc="2025-04-13T09:57:00Z"/>
        </w:rPr>
      </w:pPr>
      <w:ins w:id="456" w:author="Peter Vogel" w:date="2025-04-13T05:57:00Z" w16du:dateUtc="2025-04-13T09:57:00Z">
        <w:r>
          <w:t>In addition,</w:t>
        </w:r>
      </w:ins>
      <w:ins w:id="457" w:author="Peter Vogel" w:date="2025-04-13T10:50:00Z" w16du:dateUtc="2025-04-13T14:50:00Z">
        <w:r w:rsidR="002E1C39">
          <w:t xml:space="preserve"> workflows have an event horizon that extends into the future </w:t>
        </w:r>
      </w:ins>
      <w:ins w:id="458" w:author="Peter Vogel" w:date="2025-04-13T16:07:00Z" w16du:dateUtc="2025-04-13T20:07:00Z">
        <w:r w:rsidR="00AC3965">
          <w:t>to when the</w:t>
        </w:r>
      </w:ins>
      <w:ins w:id="459" w:author="Peter Vogel" w:date="2025-04-13T10:50:00Z" w16du:dateUtc="2025-04-13T14:50:00Z">
        <w:r w:rsidR="002E1C39">
          <w:t xml:space="preserve"> workflow</w:t>
        </w:r>
      </w:ins>
      <w:ins w:id="460" w:author="Peter Vogel" w:date="2025-04-13T16:07:00Z" w16du:dateUtc="2025-04-13T20:07:00Z">
        <w:r w:rsidR="00AC3965">
          <w:t xml:space="preserve"> finally reaches its end state. </w:t>
        </w:r>
      </w:ins>
      <w:ins w:id="461" w:author="Peter Vogel" w:date="2025-04-13T16:08:00Z" w16du:dateUtc="2025-04-13T20:08:00Z">
        <w:r w:rsidR="00AC3965">
          <w:t>The results of a workflow are not immediate</w:t>
        </w:r>
      </w:ins>
      <w:ins w:id="462" w:author="Peter Vogel" w:date="2025-04-18T06:25:00Z" w16du:dateUtc="2025-04-18T10:25:00Z">
        <w:r w:rsidR="00B01D5D">
          <w:t xml:space="preserve"> because</w:t>
        </w:r>
      </w:ins>
      <w:ins w:id="463" w:author="Peter Vogel" w:date="2025-04-13T16:08:00Z" w16du:dateUtc="2025-04-13T20:08:00Z">
        <w:r w:rsidR="00AC3965">
          <w:t xml:space="preserve"> the future may morph in a way that </w:t>
        </w:r>
      </w:ins>
      <w:ins w:id="464" w:author="Peter Vogel" w:date="2025-04-18T06:25:00Z" w16du:dateUtc="2025-04-18T10:25:00Z">
        <w:r w:rsidR="00B01D5D">
          <w:t>a participant</w:t>
        </w:r>
      </w:ins>
      <w:ins w:id="465" w:author="Peter Vogel" w:date="2025-04-13T16:08:00Z" w16du:dateUtc="2025-04-13T20:08:00Z">
        <w:r w:rsidR="00AC3965">
          <w:t xml:space="preserve"> did not expect. </w:t>
        </w:r>
      </w:ins>
      <w:ins w:id="466" w:author="Peter Vogel" w:date="2025-04-18T07:00:00Z" w16du:dateUtc="2025-04-18T11:00:00Z">
        <w:r w:rsidR="00D353F7">
          <w:t>B</w:t>
        </w:r>
      </w:ins>
      <w:ins w:id="467" w:author="Peter Vogel" w:date="2025-04-13T16:08:00Z" w16du:dateUtc="2025-04-13T20:08:00Z">
        <w:r w:rsidR="00AC3965">
          <w:t>ecause of th</w:t>
        </w:r>
      </w:ins>
      <w:ins w:id="468" w:author="Peter Vogel" w:date="2025-04-18T06:25:00Z" w16du:dateUtc="2025-04-18T10:25:00Z">
        <w:r w:rsidR="00B01D5D">
          <w:t>at</w:t>
        </w:r>
      </w:ins>
      <w:ins w:id="469" w:author="Peter Vogel" w:date="2025-04-13T16:08:00Z" w16du:dateUtc="2025-04-13T20:08:00Z">
        <w:r w:rsidR="00AC3965">
          <w:t xml:space="preserve"> time</w:t>
        </w:r>
      </w:ins>
      <w:ins w:id="470" w:author="Peter Vogel" w:date="2025-04-18T06:25:00Z" w16du:dateUtc="2025-04-18T10:25:00Z">
        <w:r w:rsidR="00B01D5D">
          <w:t>-</w:t>
        </w:r>
      </w:ins>
      <w:ins w:id="471" w:author="Peter Vogel" w:date="2025-04-13T16:08:00Z" w16du:dateUtc="2025-04-13T20:08:00Z">
        <w:r w:rsidR="00AC3965">
          <w:t xml:space="preserve">based nature of workflows, states that were allowed at one point </w:t>
        </w:r>
      </w:ins>
      <w:ins w:id="472" w:author="Peter Vogel" w:date="2025-04-13T16:09:00Z" w16du:dateUtc="2025-04-13T20:09:00Z">
        <w:r w:rsidR="00AC3965">
          <w:t>may</w:t>
        </w:r>
      </w:ins>
      <w:ins w:id="473" w:author="Peter Vogel" w:date="2025-04-13T16:08:00Z" w16du:dateUtc="2025-04-13T20:08:00Z">
        <w:r w:rsidR="00AC3965">
          <w:t xml:space="preserve"> no longer</w:t>
        </w:r>
      </w:ins>
      <w:ins w:id="474" w:author="Peter Vogel" w:date="2025-04-13T16:09:00Z" w16du:dateUtc="2025-04-13T20:09:00Z">
        <w:r w:rsidR="00AC3965">
          <w:t xml:space="preserve"> be</w:t>
        </w:r>
      </w:ins>
      <w:ins w:id="475" w:author="Peter Vogel" w:date="2025-04-13T16:08:00Z" w16du:dateUtc="2025-04-13T20:08:00Z">
        <w:r w:rsidR="00AC3965">
          <w:t xml:space="preserve"> allowed later</w:t>
        </w:r>
      </w:ins>
      <w:ins w:id="476" w:author="Peter Vogel" w:date="2025-04-13T16:09:00Z" w16du:dateUtc="2025-04-13T20:09:00Z">
        <w:r w:rsidR="00AC3965">
          <w:t>: B</w:t>
        </w:r>
      </w:ins>
      <w:ins w:id="477" w:author="Peter Vogel" w:date="2025-04-13T05:31:00Z" w16du:dateUtc="2025-04-13T09:31:00Z">
        <w:r w:rsidR="0072710A">
          <w:t xml:space="preserve">ooking </w:t>
        </w:r>
      </w:ins>
      <w:ins w:id="478" w:author="Peter Vogel" w:date="2025-04-18T06:25:00Z" w16du:dateUtc="2025-04-18T10:25:00Z">
        <w:r w:rsidR="00B01D5D">
          <w:t xml:space="preserve">hotel </w:t>
        </w:r>
      </w:ins>
      <w:ins w:id="479" w:author="Peter Vogel" w:date="2025-04-13T05:31:00Z" w16du:dateUtc="2025-04-13T09:31:00Z">
        <w:r w:rsidR="0072710A">
          <w:t>room 3012, for example</w:t>
        </w:r>
      </w:ins>
      <w:ins w:id="480" w:author="Peter Vogel" w:date="2025-04-13T16:09:00Z" w16du:dateUtc="2025-04-13T20:09:00Z">
        <w:r w:rsidR="00AC3965">
          <w:t>,</w:t>
        </w:r>
      </w:ins>
      <w:ins w:id="481" w:author="Peter Vogel" w:date="2025-04-13T05:31:00Z" w16du:dateUtc="2025-04-13T09:31:00Z">
        <w:r w:rsidR="0072710A">
          <w:t xml:space="preserve"> </w:t>
        </w:r>
      </w:ins>
      <w:ins w:id="482" w:author="Peter Vogel" w:date="2025-04-13T05:57:00Z" w16du:dateUtc="2025-04-13T09:57:00Z">
        <w:r>
          <w:t xml:space="preserve">may </w:t>
        </w:r>
      </w:ins>
      <w:ins w:id="483" w:author="Peter Vogel" w:date="2025-04-13T05:31:00Z" w16du:dateUtc="2025-04-13T09:31:00Z">
        <w:r w:rsidR="0072710A">
          <w:t xml:space="preserve">no longer possible </w:t>
        </w:r>
      </w:ins>
      <w:ins w:id="484" w:author="Peter Vogel" w:date="2025-04-13T16:09:00Z" w16du:dateUtc="2025-04-13T20:09:00Z">
        <w:r w:rsidR="00AC3965">
          <w:t xml:space="preserve">because </w:t>
        </w:r>
      </w:ins>
      <w:ins w:id="485" w:author="Peter Vogel" w:date="2025-04-13T05:31:00Z" w16du:dateUtc="2025-04-13T09:31:00Z">
        <w:r w:rsidR="0072710A">
          <w:t>the user has taken too long and the room has been given to someone else</w:t>
        </w:r>
      </w:ins>
      <w:ins w:id="486" w:author="Peter Vogel" w:date="2025-04-13T16:12:00Z" w16du:dateUtc="2025-04-13T20:12:00Z">
        <w:r w:rsidR="001E1C55">
          <w:t>; the guarantee of a room may be withdrawn if, in the next step in the workflow, payment is declined.</w:t>
        </w:r>
      </w:ins>
    </w:p>
    <w:p w14:paraId="6DBAED8F" w14:textId="77777777" w:rsidR="00B01D5D" w:rsidRDefault="00B01D5D" w:rsidP="009A677F">
      <w:pPr>
        <w:rPr>
          <w:ins w:id="487" w:author="Peter Vogel" w:date="2025-04-18T06:29:00Z" w16du:dateUtc="2025-04-18T10:29:00Z"/>
        </w:rPr>
      </w:pPr>
      <w:ins w:id="488" w:author="Peter Vogel" w:date="2025-04-18T06:26:00Z" w16du:dateUtc="2025-04-18T10:26:00Z">
        <w:r>
          <w:t>Which means that, w</w:t>
        </w:r>
      </w:ins>
      <w:ins w:id="489" w:author="Peter Vogel" w:date="2025-04-13T16:09:00Z" w16du:dateUtc="2025-04-13T20:09:00Z">
        <w:r w:rsidR="00AC3965">
          <w:t xml:space="preserve">hile the messages being sent by </w:t>
        </w:r>
      </w:ins>
      <w:ins w:id="490" w:author="Peter Vogel" w:date="2025-04-13T16:10:00Z" w16du:dateUtc="2025-04-13T20:10:00Z">
        <w:r w:rsidR="00AC3965">
          <w:t>a participant need to be transactional, t</w:t>
        </w:r>
      </w:ins>
      <w:ins w:id="491" w:author="Peter Vogel" w:date="2025-04-13T16:09:00Z" w16du:dateUtc="2025-04-13T20:09:00Z">
        <w:r w:rsidR="00AC3965">
          <w:t xml:space="preserve">he states in a workflow </w:t>
        </w:r>
      </w:ins>
      <w:ins w:id="492" w:author="Peter Vogel" w:date="2025-04-13T16:10:00Z" w16du:dateUtc="2025-04-13T20:10:00Z">
        <w:r w:rsidR="00AC3965">
          <w:t>do not</w:t>
        </w:r>
      </w:ins>
      <w:ins w:id="493" w:author="Peter Vogel" w:date="2025-04-18T06:26:00Z" w16du:dateUtc="2025-04-18T10:26:00Z">
        <w:r>
          <w:t xml:space="preserve"> and do not meet the ACID requirements: Rather than being atomic, t</w:t>
        </w:r>
      </w:ins>
      <w:ins w:id="494" w:author="Peter Vogel" w:date="2025-04-17T16:00:00Z" w16du:dateUtc="2025-04-17T20:00:00Z">
        <w:r w:rsidR="00582EC0">
          <w:t xml:space="preserve">he states in a workflow </w:t>
        </w:r>
      </w:ins>
      <w:ins w:id="495" w:author="Peter Vogel" w:date="2025-04-13T16:14:00Z" w16du:dateUtc="2025-04-13T20:14:00Z">
        <w:r w:rsidR="001E1C55">
          <w:t>form a seque</w:t>
        </w:r>
      </w:ins>
      <w:ins w:id="496" w:author="Peter Vogel" w:date="2025-04-13T16:15:00Z" w16du:dateUtc="2025-04-13T20:15:00Z">
        <w:r w:rsidR="001E1C55">
          <w:t>nce (“How much cash do you wish to withdraw”)</w:t>
        </w:r>
      </w:ins>
      <w:ins w:id="497" w:author="Peter Vogel" w:date="2025-04-17T16:00:00Z" w16du:dateUtc="2025-04-17T20:00:00Z">
        <w:r w:rsidR="00582EC0">
          <w:t xml:space="preserve"> that must be completed by </w:t>
        </w:r>
      </w:ins>
      <w:ins w:id="498" w:author="Peter Vogel" w:date="2025-04-18T06:27:00Z" w16du:dateUtc="2025-04-18T10:27:00Z">
        <w:r>
          <w:t>both the</w:t>
        </w:r>
      </w:ins>
      <w:ins w:id="499" w:author="Peter Vogel" w:date="2025-04-17T16:00:00Z" w16du:dateUtc="2025-04-17T20:00:00Z">
        <w:r w:rsidR="00582EC0">
          <w:t xml:space="preserve"> participant</w:t>
        </w:r>
      </w:ins>
      <w:ins w:id="500" w:author="Peter Vogel" w:date="2025-04-18T06:27:00Z" w16du:dateUtc="2025-04-18T10:27:00Z">
        <w:r>
          <w:t xml:space="preserve"> and the partner</w:t>
        </w:r>
      </w:ins>
      <w:ins w:id="501" w:author="Peter Vogel" w:date="2025-04-17T16:00:00Z" w16du:dateUtc="2025-04-17T20:00:00Z">
        <w:r w:rsidR="00582EC0">
          <w:t xml:space="preserve"> before </w:t>
        </w:r>
      </w:ins>
      <w:ins w:id="502" w:author="Peter Vogel" w:date="2025-04-18T06:27:00Z" w16du:dateUtc="2025-04-18T10:27:00Z">
        <w:r>
          <w:t>the participant’s workflow</w:t>
        </w:r>
      </w:ins>
      <w:ins w:id="503" w:author="Peter Vogel" w:date="2025-04-17T16:00:00Z" w16du:dateUtc="2025-04-17T20:00:00Z">
        <w:r w:rsidR="00582EC0">
          <w:t xml:space="preserve"> fin</w:t>
        </w:r>
      </w:ins>
      <w:ins w:id="504" w:author="Peter Vogel" w:date="2025-04-17T16:01:00Z" w16du:dateUtc="2025-04-17T20:01:00Z">
        <w:r w:rsidR="00582EC0">
          <w:t>ishes</w:t>
        </w:r>
      </w:ins>
      <w:ins w:id="505" w:author="Peter Vogel" w:date="2025-04-18T06:27:00Z" w16du:dateUtc="2025-04-18T10:27:00Z">
        <w:r>
          <w:t>; Rather than being isolated,</w:t>
        </w:r>
      </w:ins>
      <w:ins w:id="506" w:author="Peter Vogel" w:date="2025-04-13T16:15:00Z" w16du:dateUtc="2025-04-13T20:15:00Z">
        <w:r w:rsidR="001E1C55">
          <w:t xml:space="preserve"> </w:t>
        </w:r>
      </w:ins>
      <w:ins w:id="507" w:author="Peter Vogel" w:date="2025-04-17T16:01:00Z" w16du:dateUtc="2025-04-17T20:01:00Z">
        <w:r w:rsidR="00582EC0">
          <w:t>the</w:t>
        </w:r>
        <w:r w:rsidR="00A74114">
          <w:t xml:space="preserve"> information used in the workflow </w:t>
        </w:r>
      </w:ins>
      <w:ins w:id="508" w:author="Peter Vogel" w:date="2025-04-13T06:00:00Z" w16du:dateUtc="2025-04-13T10:00:00Z">
        <w:r w:rsidR="00326AAA">
          <w:t>must be shared</w:t>
        </w:r>
      </w:ins>
      <w:ins w:id="509" w:author="Peter Vogel" w:date="2025-04-13T16:13:00Z" w16du:dateUtc="2025-04-13T20:13:00Z">
        <w:r w:rsidR="001E1C55">
          <w:t xml:space="preserve"> with the </w:t>
        </w:r>
      </w:ins>
      <w:ins w:id="510" w:author="Peter Vogel" w:date="2025-04-18T06:28:00Z" w16du:dateUtc="2025-04-18T10:28:00Z">
        <w:r>
          <w:t>partner</w:t>
        </w:r>
      </w:ins>
      <w:ins w:id="511" w:author="Peter Vogel" w:date="2025-04-13T16:13:00Z" w16du:dateUtc="2025-04-13T20:13:00Z">
        <w:r w:rsidR="001E1C55">
          <w:t xml:space="preserve"> (“</w:t>
        </w:r>
      </w:ins>
      <w:ins w:id="512" w:author="Peter Vogel" w:date="2025-04-13T16:15:00Z" w16du:dateUtc="2025-04-13T20:15:00Z">
        <w:r w:rsidR="001E1C55">
          <w:t>Here is the balance in each of your accounts – which account do you wish to use</w:t>
        </w:r>
      </w:ins>
      <w:ins w:id="513" w:author="Peter Vogel" w:date="2025-04-13T16:13:00Z" w16du:dateUtc="2025-04-13T20:13:00Z">
        <w:r w:rsidR="001E1C55">
          <w:t>”?)</w:t>
        </w:r>
      </w:ins>
      <w:ins w:id="514" w:author="Peter Vogel" w:date="2025-04-18T06:27:00Z" w16du:dateUtc="2025-04-18T10:27:00Z">
        <w:r>
          <w:t xml:space="preserve"> and</w:t>
        </w:r>
      </w:ins>
      <w:ins w:id="515" w:author="Peter Vogel" w:date="2025-04-13T06:02:00Z" w16du:dateUtc="2025-04-13T10:02:00Z">
        <w:r w:rsidR="00EE5A16">
          <w:t xml:space="preserve"> changes in the participant</w:t>
        </w:r>
      </w:ins>
      <w:ins w:id="516" w:author="Peter Vogel" w:date="2025-04-18T06:28:00Z" w16du:dateUtc="2025-04-18T10:28:00Z">
        <w:r>
          <w:t xml:space="preserve"> and the partner’s</w:t>
        </w:r>
      </w:ins>
      <w:ins w:id="517" w:author="Peter Vogel" w:date="2025-04-13T06:02:00Z" w16du:dateUtc="2025-04-13T10:02:00Z">
        <w:r w:rsidR="00EE5A16">
          <w:t xml:space="preserve"> states must be synchronized</w:t>
        </w:r>
      </w:ins>
      <w:ins w:id="518" w:author="Peter Vogel" w:date="2025-04-13T16:13:00Z" w16du:dateUtc="2025-04-13T20:13:00Z">
        <w:r w:rsidR="001E1C55">
          <w:t xml:space="preserve"> (“The money may be released now”)</w:t>
        </w:r>
      </w:ins>
      <w:ins w:id="519" w:author="Peter Vogel" w:date="2025-04-18T06:27:00Z" w16du:dateUtc="2025-04-18T10:27:00Z">
        <w:r>
          <w:t>;</w:t>
        </w:r>
      </w:ins>
      <w:ins w:id="520" w:author="Peter Vogel" w:date="2025-04-13T05:31:00Z" w16du:dateUtc="2025-04-13T09:31:00Z">
        <w:r w:rsidR="0072710A">
          <w:t xml:space="preserve"> </w:t>
        </w:r>
      </w:ins>
      <w:ins w:id="521" w:author="Peter Vogel" w:date="2025-04-18T06:27:00Z" w16du:dateUtc="2025-04-18T10:27:00Z">
        <w:r>
          <w:t>Ra</w:t>
        </w:r>
      </w:ins>
      <w:ins w:id="522" w:author="Peter Vogel" w:date="2025-04-18T06:28:00Z" w16du:dateUtc="2025-04-18T10:28:00Z">
        <w:r>
          <w:t xml:space="preserve">ther than being durable, </w:t>
        </w:r>
      </w:ins>
      <w:ins w:id="523" w:author="Peter Vogel" w:date="2025-04-13T06:00:00Z" w16du:dateUtc="2025-04-13T10:00:00Z">
        <w:r w:rsidR="00326AAA">
          <w:t>changes</w:t>
        </w:r>
      </w:ins>
      <w:ins w:id="524" w:author="Peter Vogel" w:date="2025-04-13T06:01:00Z" w16du:dateUtc="2025-04-13T10:01:00Z">
        <w:r w:rsidR="00326AAA">
          <w:t xml:space="preserve"> in the participant</w:t>
        </w:r>
      </w:ins>
      <w:ins w:id="525" w:author="Peter Vogel" w:date="2025-04-18T06:28:00Z" w16du:dateUtc="2025-04-18T10:28:00Z">
        <w:r>
          <w:t>’s</w:t>
        </w:r>
      </w:ins>
      <w:ins w:id="526" w:author="Peter Vogel" w:date="2025-04-13T16:12:00Z" w16du:dateUtc="2025-04-13T20:12:00Z">
        <w:r w:rsidR="00AC3965">
          <w:t xml:space="preserve"> stat</w:t>
        </w:r>
      </w:ins>
      <w:ins w:id="527" w:author="Peter Vogel" w:date="2025-04-18T06:28:00Z" w16du:dateUtc="2025-04-18T10:28:00Z">
        <w:r>
          <w:t>e</w:t>
        </w:r>
      </w:ins>
      <w:ins w:id="528" w:author="Peter Vogel" w:date="2025-04-13T05:31:00Z" w16du:dateUtc="2025-04-13T09:31:00Z">
        <w:r w:rsidR="0072710A">
          <w:t xml:space="preserve"> </w:t>
        </w:r>
      </w:ins>
      <w:ins w:id="529" w:author="Peter Vogel" w:date="2025-04-13T05:58:00Z" w16du:dateUtc="2025-04-13T09:58:00Z">
        <w:r w:rsidR="009A677F">
          <w:t>may need to</w:t>
        </w:r>
      </w:ins>
      <w:ins w:id="530" w:author="Peter Vogel" w:date="2025-04-13T05:31:00Z" w16du:dateUtc="2025-04-13T09:31:00Z">
        <w:r w:rsidR="0072710A">
          <w:t xml:space="preserve"> be reversed</w:t>
        </w:r>
      </w:ins>
      <w:ins w:id="531" w:author="Peter Vogel" w:date="2025-04-13T16:13:00Z" w16du:dateUtc="2025-04-13T20:13:00Z">
        <w:r w:rsidR="001E1C55">
          <w:t xml:space="preserve"> (</w:t>
        </w:r>
      </w:ins>
      <w:ins w:id="532" w:author="Peter Vogel" w:date="2025-04-13T16:14:00Z" w16du:dateUtc="2025-04-13T20:14:00Z">
        <w:r w:rsidR="001E1C55">
          <w:t xml:space="preserve">“The cash in the account is no longer available”). </w:t>
        </w:r>
      </w:ins>
    </w:p>
    <w:p w14:paraId="78CC3B47" w14:textId="548D7200" w:rsidR="00A74114" w:rsidRDefault="00A74114" w:rsidP="009A677F">
      <w:pPr>
        <w:rPr>
          <w:ins w:id="533" w:author="Peter Vogel" w:date="2025-04-17T16:03:00Z" w16du:dateUtc="2025-04-17T20:03:00Z"/>
        </w:rPr>
      </w:pPr>
      <w:ins w:id="534" w:author="Peter Vogel" w:date="2025-04-17T16:01:00Z" w16du:dateUtc="2025-04-17T20:01:00Z">
        <w:r>
          <w:t xml:space="preserve">As a result, </w:t>
        </w:r>
      </w:ins>
      <w:ins w:id="535" w:author="Peter Vogel" w:date="2025-04-18T06:30:00Z" w16du:dateUtc="2025-04-18T10:30:00Z">
        <w:r w:rsidR="00B01D5D">
          <w:t xml:space="preserve">a </w:t>
        </w:r>
      </w:ins>
      <w:ins w:id="536" w:author="Peter Vogel" w:date="2025-04-17T16:01:00Z" w16du:dateUtc="2025-04-17T20:01:00Z">
        <w:r>
          <w:t xml:space="preserve">participant must either defer committing changes until the end of the workflow </w:t>
        </w:r>
      </w:ins>
      <w:ins w:id="537" w:author="Peter Vogel" w:date="2025-04-17T16:02:00Z" w16du:dateUtc="2025-04-17T20:02:00Z">
        <w:r>
          <w:t xml:space="preserve">(typically by reserving </w:t>
        </w:r>
      </w:ins>
      <w:ins w:id="538" w:author="Peter Vogel" w:date="2025-04-18T06:30:00Z" w16du:dateUtc="2025-04-18T10:30:00Z">
        <w:r w:rsidR="00B01D5D">
          <w:t>some inventory</w:t>
        </w:r>
      </w:ins>
      <w:ins w:id="539" w:author="Peter Vogel" w:date="2025-04-17T16:02:00Z" w16du:dateUtc="2025-04-17T20:02:00Z">
        <w:r>
          <w:t xml:space="preserve"> in escrow) or implement compensating transaction</w:t>
        </w:r>
      </w:ins>
      <w:ins w:id="540" w:author="Peter Vogel" w:date="2025-04-18T06:30:00Z" w16du:dateUtc="2025-04-18T10:30:00Z">
        <w:r w:rsidR="00B01D5D">
          <w:t>s</w:t>
        </w:r>
      </w:ins>
      <w:ins w:id="541" w:author="Peter Vogel" w:date="2025-04-17T16:02:00Z" w16du:dateUtc="2025-04-17T20:02:00Z">
        <w:r>
          <w:t xml:space="preserve"> that back out changes committed earlier. The more efficient mechanism is to hold information in escrow (“these seats will be held for five </w:t>
        </w:r>
      </w:ins>
      <w:ins w:id="542" w:author="Peter Vogel" w:date="2025-04-17T16:03:00Z" w16du:dateUtc="2025-04-17T20:03:00Z">
        <w:r>
          <w:t>minutes”) because the cost of committing changes – and, potentially, backing them out in a compensating transaction – are high.</w:t>
        </w:r>
      </w:ins>
    </w:p>
    <w:p w14:paraId="55A44074" w14:textId="7934BBC9" w:rsidR="00A74114" w:rsidRDefault="00A74114" w:rsidP="009A677F">
      <w:pPr>
        <w:rPr>
          <w:ins w:id="543" w:author="Peter Vogel" w:date="2025-04-17T16:04:00Z" w16du:dateUtc="2025-04-17T20:04:00Z"/>
        </w:rPr>
      </w:pPr>
      <w:ins w:id="544" w:author="Peter Vogel" w:date="2025-04-17T16:03:00Z" w16du:dateUtc="2025-04-17T20:03:00Z">
        <w:r>
          <w:t xml:space="preserve">## </w:t>
        </w:r>
      </w:ins>
      <w:ins w:id="545" w:author="Peter Vogel" w:date="2025-04-18T06:52:00Z" w16du:dateUtc="2025-04-18T10:52:00Z">
        <w:r w:rsidR="00654FDD">
          <w:t>Event</w:t>
        </w:r>
      </w:ins>
      <w:ins w:id="546" w:author="Peter Vogel" w:date="2025-04-18T06:58:00Z" w16du:dateUtc="2025-04-18T10:58:00Z">
        <w:r w:rsidR="002D2C52">
          <w:t>s</w:t>
        </w:r>
      </w:ins>
    </w:p>
    <w:p w14:paraId="15064B29" w14:textId="77777777" w:rsidR="00B01D5D" w:rsidRDefault="00A74114" w:rsidP="009A677F">
      <w:pPr>
        <w:rPr>
          <w:ins w:id="547" w:author="Peter Vogel" w:date="2025-04-18T06:35:00Z" w16du:dateUtc="2025-04-18T10:35:00Z"/>
        </w:rPr>
      </w:pPr>
      <w:ins w:id="548" w:author="Peter Vogel" w:date="2025-04-17T16:04:00Z" w16du:dateUtc="2025-04-17T20:04:00Z">
        <w:r>
          <w:t>Messages can, of course, be explicitly queued</w:t>
        </w:r>
      </w:ins>
      <w:ins w:id="549" w:author="Peter Vogel" w:date="2025-04-18T06:31:00Z" w16du:dateUtc="2025-04-18T10:31:00Z">
        <w:r w:rsidR="00B01D5D">
          <w:t>, as needed,</w:t>
        </w:r>
      </w:ins>
      <w:ins w:id="550" w:author="Peter Vogel" w:date="2025-04-17T16:04:00Z" w16du:dateUtc="2025-04-17T20:04:00Z">
        <w:r>
          <w:t xml:space="preserve"> to the messaging resource manager by </w:t>
        </w:r>
      </w:ins>
      <w:ins w:id="551" w:author="Peter Vogel" w:date="2025-04-18T06:31:00Z" w16du:dateUtc="2025-04-18T10:31:00Z">
        <w:r w:rsidR="00B01D5D">
          <w:t>a</w:t>
        </w:r>
      </w:ins>
      <w:ins w:id="552" w:author="Peter Vogel" w:date="2025-04-17T16:04:00Z" w16du:dateUtc="2025-04-17T20:04:00Z">
        <w:r>
          <w:t xml:space="preserve"> participant. </w:t>
        </w:r>
      </w:ins>
    </w:p>
    <w:p w14:paraId="673D0699" w14:textId="7FC03A8D" w:rsidR="00654FDD" w:rsidRDefault="00A74114" w:rsidP="009A677F">
      <w:pPr>
        <w:rPr>
          <w:ins w:id="553" w:author="Peter Vogel" w:date="2025-04-18T06:53:00Z" w16du:dateUtc="2025-04-18T10:53:00Z"/>
        </w:rPr>
      </w:pPr>
      <w:ins w:id="554" w:author="Peter Vogel" w:date="2025-04-17T16:04:00Z" w16du:dateUtc="2025-04-17T20:04:00Z">
        <w:r>
          <w:t>A</w:t>
        </w:r>
      </w:ins>
      <w:ins w:id="555" w:author="Peter Vogel" w:date="2025-04-18T07:35:00Z" w16du:dateUtc="2025-04-18T11:35:00Z">
        <w:r w:rsidR="00AA7DE6">
          <w:t>n alternative is</w:t>
        </w:r>
      </w:ins>
      <w:ins w:id="556" w:author="Peter Vogel" w:date="2025-04-17T16:04:00Z" w16du:dateUtc="2025-04-17T20:04:00Z">
        <w:r>
          <w:t xml:space="preserve"> to have </w:t>
        </w:r>
      </w:ins>
      <w:ins w:id="557" w:author="Peter Vogel" w:date="2025-04-18T07:35:00Z" w16du:dateUtc="2025-04-18T11:35:00Z">
        <w:r w:rsidR="00AA7DE6">
          <w:t xml:space="preserve">the </w:t>
        </w:r>
      </w:ins>
      <w:ins w:id="558" w:author="Peter Vogel" w:date="2025-04-17T16:04:00Z" w16du:dateUtc="2025-04-17T20:04:00Z">
        <w:r>
          <w:t xml:space="preserve">messages </w:t>
        </w:r>
      </w:ins>
      <w:ins w:id="559" w:author="Peter Vogel" w:date="2025-04-18T07:35:00Z" w16du:dateUtc="2025-04-18T11:35:00Z">
        <w:r w:rsidR="00AA7DE6">
          <w:t>that integrate parti</w:t>
        </w:r>
      </w:ins>
      <w:ins w:id="560" w:author="Peter Vogel" w:date="2025-04-18T07:36:00Z" w16du:dateUtc="2025-04-18T11:36:00Z">
        <w:r w:rsidR="00AA7DE6">
          <w:t xml:space="preserve">cipants </w:t>
        </w:r>
      </w:ins>
      <w:ins w:id="561" w:author="Peter Vogel" w:date="2025-04-17T16:04:00Z" w16du:dateUtc="2025-04-17T20:04:00Z">
        <w:r>
          <w:t>generated by events</w:t>
        </w:r>
      </w:ins>
      <w:ins w:id="562" w:author="Peter Vogel" w:date="2025-04-18T07:36:00Z" w16du:dateUtc="2025-04-18T11:36:00Z">
        <w:r w:rsidR="00AA7DE6">
          <w:t xml:space="preserve"> </w:t>
        </w:r>
        <w:r w:rsidR="00AA7DE6">
          <w:t>triggered by changes in the participant’s local state</w:t>
        </w:r>
        <w:r w:rsidR="00AA7DE6">
          <w:t>. This is</w:t>
        </w:r>
      </w:ins>
      <w:ins w:id="563" w:author="Peter Vogel" w:date="2025-04-17T16:05:00Z" w16du:dateUtc="2025-04-17T20:05:00Z">
        <w:r>
          <w:t xml:space="preserve"> especially </w:t>
        </w:r>
      </w:ins>
      <w:proofErr w:type="spellStart"/>
      <w:ins w:id="564" w:author="Peter Vogel" w:date="2025-04-18T07:36:00Z" w16du:dateUtc="2025-04-18T11:36:00Z">
        <w:r w:rsidR="00AA7DE6">
          <w:t>ture</w:t>
        </w:r>
        <w:proofErr w:type="spellEnd"/>
        <w:r w:rsidR="00AA7DE6">
          <w:t xml:space="preserve"> </w:t>
        </w:r>
      </w:ins>
      <w:ins w:id="565" w:author="Peter Vogel" w:date="2025-04-17T16:05:00Z" w16du:dateUtc="2025-04-17T20:05:00Z">
        <w:r>
          <w:t>in conversations that involve more than two participant</w:t>
        </w:r>
      </w:ins>
      <w:ins w:id="566" w:author="Peter Vogel" w:date="2025-04-17T16:06:00Z" w16du:dateUtc="2025-04-17T20:06:00Z">
        <w:r w:rsidR="00966B17">
          <w:t>s</w:t>
        </w:r>
      </w:ins>
      <w:ins w:id="567" w:author="Peter Vogel" w:date="2025-04-17T16:05:00Z" w16du:dateUtc="2025-04-17T20:05:00Z">
        <w:r>
          <w:t xml:space="preserve"> or may grow to have more</w:t>
        </w:r>
      </w:ins>
      <w:ins w:id="568" w:author="Peter Vogel" w:date="2025-04-17T16:06:00Z" w16du:dateUtc="2025-04-17T20:06:00Z">
        <w:r w:rsidR="00966B17">
          <w:t xml:space="preserve"> than two</w:t>
        </w:r>
      </w:ins>
      <w:ins w:id="569" w:author="Peter Vogel" w:date="2025-04-17T16:05:00Z" w16du:dateUtc="2025-04-17T20:05:00Z">
        <w:r>
          <w:t xml:space="preserve"> participants</w:t>
        </w:r>
      </w:ins>
      <w:ins w:id="570" w:author="Peter Vogel" w:date="2025-04-18T07:36:00Z" w16du:dateUtc="2025-04-18T11:36:00Z">
        <w:r w:rsidR="00AA7DE6">
          <w:t xml:space="preserve"> because it provides a mechanism that ensures that all </w:t>
        </w:r>
      </w:ins>
      <w:ins w:id="571" w:author="Peter Vogel" w:date="2025-04-18T07:37:00Z" w16du:dateUtc="2025-04-18T11:37:00Z">
        <w:r w:rsidR="00AA7DE6">
          <w:t xml:space="preserve">the </w:t>
        </w:r>
      </w:ins>
      <w:ins w:id="572" w:author="Peter Vogel" w:date="2025-04-18T07:36:00Z" w16du:dateUtc="2025-04-18T11:36:00Z">
        <w:r w:rsidR="00AA7DE6">
          <w:t>partners</w:t>
        </w:r>
      </w:ins>
      <w:ins w:id="573" w:author="Peter Vogel" w:date="2025-04-18T07:37:00Z" w16du:dateUtc="2025-04-18T11:37:00Z">
        <w:r w:rsidR="00AA7DE6">
          <w:t xml:space="preserve"> involved in the transaction</w:t>
        </w:r>
      </w:ins>
      <w:ins w:id="574" w:author="Peter Vogel" w:date="2025-04-18T07:36:00Z" w16du:dateUtc="2025-04-18T11:36:00Z">
        <w:r w:rsidR="00AA7DE6">
          <w:t xml:space="preserve"> g</w:t>
        </w:r>
      </w:ins>
      <w:ins w:id="575" w:author="Peter Vogel" w:date="2025-04-18T07:37:00Z" w16du:dateUtc="2025-04-18T11:37:00Z">
        <w:r w:rsidR="00AA7DE6">
          <w:t>et the messages they</w:t>
        </w:r>
      </w:ins>
      <w:ins w:id="576" w:author="Peter Vogel" w:date="2025-04-18T06:34:00Z" w16du:dateUtc="2025-04-18T10:34:00Z">
        <w:r w:rsidR="00B01D5D">
          <w:t xml:space="preserve"> </w:t>
        </w:r>
      </w:ins>
      <w:ins w:id="577" w:author="Peter Vogel" w:date="2025-04-18T07:37:00Z" w16du:dateUtc="2025-04-18T11:37:00Z">
        <w:r w:rsidR="00AA7DE6">
          <w:t>are interested in. Because s</w:t>
        </w:r>
      </w:ins>
      <w:ins w:id="578" w:author="Peter Vogel" w:date="2025-04-18T06:34:00Z" w16du:dateUtc="2025-04-18T10:34:00Z">
        <w:r w:rsidR="00B01D5D">
          <w:t xml:space="preserve">ending the </w:t>
        </w:r>
        <w:r w:rsidR="00B01D5D">
          <w:lastRenderedPageBreak/>
          <w:t xml:space="preserve">message </w:t>
        </w:r>
      </w:ins>
      <w:ins w:id="579" w:author="Peter Vogel" w:date="2025-04-18T06:52:00Z" w16du:dateUtc="2025-04-18T10:52:00Z">
        <w:r w:rsidR="00654FDD">
          <w:t>becomes</w:t>
        </w:r>
      </w:ins>
      <w:ins w:id="580" w:author="Peter Vogel" w:date="2025-04-18T06:34:00Z" w16du:dateUtc="2025-04-18T10:34:00Z">
        <w:r w:rsidR="00B01D5D">
          <w:t xml:space="preserve"> a side-effect of the participant's local state change</w:t>
        </w:r>
      </w:ins>
      <w:ins w:id="581" w:author="Peter Vogel" w:date="2025-04-18T07:37:00Z" w16du:dateUtc="2025-04-18T11:37:00Z">
        <w:r w:rsidR="00AA7DE6">
          <w:t xml:space="preserve"> this also </w:t>
        </w:r>
      </w:ins>
      <w:ins w:id="582" w:author="Peter Vogel" w:date="2025-04-18T06:34:00Z" w16du:dateUtc="2025-04-18T10:34:00Z">
        <w:r w:rsidR="00B01D5D">
          <w:t>facilitat</w:t>
        </w:r>
      </w:ins>
      <w:ins w:id="583" w:author="Peter Vogel" w:date="2025-04-18T07:37:00Z" w16du:dateUtc="2025-04-18T11:37:00Z">
        <w:r w:rsidR="00AA7DE6">
          <w:t>es</w:t>
        </w:r>
      </w:ins>
      <w:ins w:id="584" w:author="Peter Vogel" w:date="2025-04-18T06:34:00Z" w16du:dateUtc="2025-04-18T10:34:00Z">
        <w:r w:rsidR="00B01D5D">
          <w:t xml:space="preserve"> enlisting the message into the local transaction.</w:t>
        </w:r>
      </w:ins>
      <w:ins w:id="585" w:author="Peter Vogel" w:date="2025-04-18T06:35:00Z" w16du:dateUtc="2025-04-18T10:35:00Z">
        <w:r w:rsidR="00B01D5D">
          <w:t xml:space="preserve"> </w:t>
        </w:r>
      </w:ins>
      <w:ins w:id="586" w:author="Peter Vogel" w:date="2025-04-18T06:34:00Z" w16du:dateUtc="2025-04-18T10:34:00Z">
        <w:r w:rsidR="00B01D5D">
          <w:t>As</w:t>
        </w:r>
      </w:ins>
      <w:ins w:id="587" w:author="Peter Vogel" w:date="2025-04-18T06:35:00Z" w16du:dateUtc="2025-04-18T10:35:00Z">
        <w:r w:rsidR="00B01D5D">
          <w:t xml:space="preserve"> a result,</w:t>
        </w:r>
      </w:ins>
      <w:ins w:id="588" w:author="Peter Vogel" w:date="2025-04-17T16:07:00Z" w16du:dateUtc="2025-04-17T20:07:00Z">
        <w:r w:rsidR="00966B17">
          <w:t xml:space="preserve"> </w:t>
        </w:r>
      </w:ins>
      <w:ins w:id="589" w:author="Peter Vogel" w:date="2025-04-18T06:33:00Z" w16du:dateUtc="2025-04-18T10:33:00Z">
        <w:r w:rsidR="00B01D5D">
          <w:t xml:space="preserve">a </w:t>
        </w:r>
      </w:ins>
      <w:ins w:id="590" w:author="Peter Vogel" w:date="2025-04-17T16:07:00Z" w16du:dateUtc="2025-04-17T20:07:00Z">
        <w:r w:rsidR="00966B17">
          <w:t xml:space="preserve">participant only </w:t>
        </w:r>
        <w:proofErr w:type="gramStart"/>
        <w:r w:rsidR="00966B17">
          <w:t>ha</w:t>
        </w:r>
      </w:ins>
      <w:ins w:id="591" w:author="Peter Vogel" w:date="2025-04-18T06:33:00Z" w16du:dateUtc="2025-04-18T10:33:00Z">
        <w:r w:rsidR="00B01D5D">
          <w:t>s</w:t>
        </w:r>
      </w:ins>
      <w:ins w:id="592" w:author="Peter Vogel" w:date="2025-04-17T16:07:00Z" w16du:dateUtc="2025-04-17T20:07:00Z">
        <w:r w:rsidR="00966B17">
          <w:t xml:space="preserve"> to</w:t>
        </w:r>
        <w:proofErr w:type="gramEnd"/>
        <w:r w:rsidR="00966B17">
          <w:t xml:space="preserve"> explicitly </w:t>
        </w:r>
      </w:ins>
      <w:ins w:id="593" w:author="Peter Vogel" w:date="2025-04-18T07:38:00Z" w16du:dateUtc="2025-04-18T11:38:00Z">
        <w:r w:rsidR="005333CA">
          <w:t xml:space="preserve">send </w:t>
        </w:r>
      </w:ins>
      <w:ins w:id="594" w:author="Peter Vogel" w:date="2025-04-17T16:07:00Z" w16du:dateUtc="2025-04-17T20:07:00Z">
        <w:r w:rsidR="00966B17">
          <w:t xml:space="preserve">a message </w:t>
        </w:r>
      </w:ins>
      <w:ins w:id="595" w:author="Peter Vogel" w:date="2025-04-18T07:38:00Z" w16du:dateUtc="2025-04-18T11:38:00Z">
        <w:r w:rsidR="005333CA">
          <w:t xml:space="preserve">to a partner </w:t>
        </w:r>
      </w:ins>
      <w:ins w:id="596" w:author="Peter Vogel" w:date="2025-04-17T16:07:00Z" w16du:dateUtc="2025-04-17T20:07:00Z">
        <w:r w:rsidR="00966B17">
          <w:t xml:space="preserve">if the </w:t>
        </w:r>
      </w:ins>
      <w:ins w:id="597" w:author="Peter Vogel" w:date="2025-04-18T06:33:00Z" w16du:dateUtc="2025-04-18T10:33:00Z">
        <w:r w:rsidR="00B01D5D">
          <w:t>current</w:t>
        </w:r>
      </w:ins>
      <w:ins w:id="598" w:author="Peter Vogel" w:date="2025-04-17T16:07:00Z" w16du:dateUtc="2025-04-17T20:07:00Z">
        <w:r w:rsidR="00966B17">
          <w:t xml:space="preserve"> step in their workflow doesn’t </w:t>
        </w:r>
      </w:ins>
      <w:ins w:id="599" w:author="Peter Vogel" w:date="2025-04-17T16:08:00Z" w16du:dateUtc="2025-04-17T20:08:00Z">
        <w:r w:rsidR="00966B17">
          <w:t>involve a change to their internal state (</w:t>
        </w:r>
      </w:ins>
      <w:ins w:id="600" w:author="Peter Vogel" w:date="2025-04-18T06:33:00Z" w16du:dateUtc="2025-04-18T10:33:00Z">
        <w:r w:rsidR="00B01D5D">
          <w:t>retrieving the balance in a bank account, for example</w:t>
        </w:r>
      </w:ins>
      <w:ins w:id="601" w:author="Peter Vogel" w:date="2025-04-17T16:08:00Z" w16du:dateUtc="2025-04-17T20:08:00Z">
        <w:r w:rsidR="00966B17">
          <w:t>).</w:t>
        </w:r>
      </w:ins>
      <w:ins w:id="602" w:author="Peter Vogel" w:date="2025-04-18T06:53:00Z" w16du:dateUtc="2025-04-18T10:53:00Z">
        <w:r w:rsidR="00654FDD">
          <w:t xml:space="preserve"> </w:t>
        </w:r>
      </w:ins>
    </w:p>
    <w:p w14:paraId="7060B913" w14:textId="46177E1A" w:rsidR="00A74114" w:rsidRDefault="00A74114" w:rsidP="009A677F">
      <w:pPr>
        <w:rPr>
          <w:ins w:id="603" w:author="Peter Vogel" w:date="2025-04-17T16:10:00Z" w16du:dateUtc="2025-04-17T20:10:00Z"/>
        </w:rPr>
      </w:pPr>
      <w:ins w:id="604" w:author="Peter Vogel" w:date="2025-04-17T16:05:00Z" w16du:dateUtc="2025-04-17T20:05:00Z">
        <w:r>
          <w:t xml:space="preserve">In the event scenario, as each participant executes a portion of their workflow, they </w:t>
        </w:r>
      </w:ins>
      <w:ins w:id="605" w:author="Peter Vogel" w:date="2025-04-17T16:08:00Z" w16du:dateUtc="2025-04-17T20:08:00Z">
        <w:r w:rsidR="00966B17">
          <w:t>change their state, potentially adding a message to the conversation between the rest of the participants. Additional participants c</w:t>
        </w:r>
      </w:ins>
      <w:ins w:id="606" w:author="Peter Vogel" w:date="2025-04-17T16:09:00Z" w16du:dateUtc="2025-04-17T20:09:00Z">
        <w:r w:rsidR="00966B17">
          <w:t>an join the conversation simply by subscri</w:t>
        </w:r>
      </w:ins>
      <w:ins w:id="607" w:author="Peter Vogel" w:date="2025-04-18T06:41:00Z" w16du:dateUtc="2025-04-18T10:41:00Z">
        <w:r w:rsidR="00EC4AFC">
          <w:t>bi</w:t>
        </w:r>
      </w:ins>
      <w:ins w:id="608" w:author="Peter Vogel" w:date="2025-04-17T16:09:00Z" w16du:dateUtc="2025-04-17T20:09:00Z">
        <w:r w:rsidR="00966B17">
          <w:t>ng to one or more participants’ state changes. Each participant moves through their workflow based on the events they’ve subscribed to in the o</w:t>
        </w:r>
      </w:ins>
      <w:ins w:id="609" w:author="Peter Vogel" w:date="2025-04-17T16:10:00Z" w16du:dateUtc="2025-04-17T20:10:00Z">
        <w:r w:rsidR="00966B17">
          <w:t>ther participants.</w:t>
        </w:r>
      </w:ins>
    </w:p>
    <w:p w14:paraId="370725A7" w14:textId="4F5DE63D" w:rsidR="006E63A0" w:rsidRDefault="00966B17" w:rsidP="009A677F">
      <w:pPr>
        <w:rPr>
          <w:ins w:id="610" w:author="Peter Vogel" w:date="2025-04-18T06:44:00Z" w16du:dateUtc="2025-04-18T10:44:00Z"/>
        </w:rPr>
      </w:pPr>
      <w:ins w:id="611" w:author="Peter Vogel" w:date="2025-04-17T16:10:00Z" w16du:dateUtc="2025-04-17T20:10:00Z">
        <w:r>
          <w:t>In this model, a</w:t>
        </w:r>
      </w:ins>
      <w:ins w:id="612" w:author="Peter Vogel" w:date="2025-04-17T16:13:00Z" w16du:dateUtc="2025-04-17T20:13:00Z">
        <w:r w:rsidR="00695CBB">
          <w:t xml:space="preserve"> partner</w:t>
        </w:r>
      </w:ins>
      <w:ins w:id="613" w:author="Peter Vogel" w:date="2025-04-17T16:10:00Z" w16du:dateUtc="2025-04-17T20:10:00Z">
        <w:r>
          <w:t xml:space="preserve"> subscri</w:t>
        </w:r>
      </w:ins>
      <w:ins w:id="614" w:author="Peter Vogel" w:date="2025-04-17T16:14:00Z" w16du:dateUtc="2025-04-17T20:14:00Z">
        <w:r w:rsidR="00695CBB">
          <w:t>bes</w:t>
        </w:r>
      </w:ins>
      <w:ins w:id="615" w:author="Peter Vogel" w:date="2025-04-17T16:10:00Z" w16du:dateUtc="2025-04-17T20:10:00Z">
        <w:r>
          <w:t xml:space="preserve"> to a participant</w:t>
        </w:r>
      </w:ins>
      <w:ins w:id="616" w:author="Peter Vogel" w:date="2025-04-17T16:17:00Z" w16du:dateUtc="2025-04-17T20:17:00Z">
        <w:r w:rsidR="00695CBB">
          <w:t>,</w:t>
        </w:r>
      </w:ins>
      <w:ins w:id="617" w:author="Peter Vogel" w:date="2025-04-17T16:10:00Z" w16du:dateUtc="2025-04-17T20:10:00Z">
        <w:r>
          <w:t xml:space="preserve"> </w:t>
        </w:r>
      </w:ins>
      <w:ins w:id="618" w:author="Peter Vogel" w:date="2025-04-17T16:17:00Z" w16du:dateUtc="2025-04-17T20:17:00Z">
        <w:r w:rsidR="00695CBB">
          <w:t>notifying the</w:t>
        </w:r>
      </w:ins>
      <w:ins w:id="619" w:author="Peter Vogel" w:date="2025-04-17T16:10:00Z" w16du:dateUtc="2025-04-17T20:10:00Z">
        <w:r>
          <w:t xml:space="preserve"> participant</w:t>
        </w:r>
      </w:ins>
      <w:ins w:id="620" w:author="Peter Vogel" w:date="2025-04-17T16:14:00Z" w16du:dateUtc="2025-04-17T20:14:00Z">
        <w:r w:rsidR="00695CBB">
          <w:t xml:space="preserve"> that the</w:t>
        </w:r>
      </w:ins>
      <w:ins w:id="621" w:author="Peter Vogel" w:date="2025-04-17T16:17:00Z" w16du:dateUtc="2025-04-17T20:17:00Z">
        <w:r w:rsidR="00695CBB">
          <w:t xml:space="preserve"> partner </w:t>
        </w:r>
      </w:ins>
      <w:ins w:id="622" w:author="Peter Vogel" w:date="2025-04-17T16:18:00Z" w16du:dateUtc="2025-04-17T20:18:00Z">
        <w:r w:rsidR="00695CBB">
          <w:t>is</w:t>
        </w:r>
      </w:ins>
      <w:ins w:id="623" w:author="Peter Vogel" w:date="2025-04-17T16:14:00Z" w16du:dateUtc="2025-04-17T20:14:00Z">
        <w:r w:rsidR="00695CBB">
          <w:t xml:space="preserve"> interested in a</w:t>
        </w:r>
      </w:ins>
      <w:ins w:id="624" w:author="Peter Vogel" w:date="2025-04-18T06:42:00Z" w16du:dateUtc="2025-04-18T10:42:00Z">
        <w:r w:rsidR="006E63A0">
          <w:t xml:space="preserve"> particular</w:t>
        </w:r>
      </w:ins>
      <w:ins w:id="625" w:author="Peter Vogel" w:date="2025-04-17T16:14:00Z" w16du:dateUtc="2025-04-17T20:14:00Z">
        <w:r w:rsidR="00695CBB">
          <w:t xml:space="preserve"> state change made by the participant</w:t>
        </w:r>
      </w:ins>
      <w:ins w:id="626" w:author="Peter Vogel" w:date="2025-04-18T06:42:00Z" w16du:dateUtc="2025-04-18T10:42:00Z">
        <w:r w:rsidR="006E63A0">
          <w:t xml:space="preserve"> (</w:t>
        </w:r>
      </w:ins>
      <w:ins w:id="627" w:author="Peter Vogel" w:date="2025-04-18T06:43:00Z" w16du:dateUtc="2025-04-18T10:43:00Z">
        <w:r w:rsidR="006E63A0">
          <w:t xml:space="preserve">for example, </w:t>
        </w:r>
      </w:ins>
      <w:ins w:id="628" w:author="Peter Vogel" w:date="2025-04-18T06:42:00Z" w16du:dateUtc="2025-04-18T10:42:00Z">
        <w:r w:rsidR="006E63A0">
          <w:t xml:space="preserve">any time </w:t>
        </w:r>
      </w:ins>
      <w:ins w:id="629" w:author="Peter Vogel" w:date="2025-04-18T06:56:00Z" w16du:dateUtc="2025-04-18T10:56:00Z">
        <w:r w:rsidR="00654FDD">
          <w:t>a user’s account goes into overdraft</w:t>
        </w:r>
      </w:ins>
      <w:ins w:id="630" w:author="Peter Vogel" w:date="2025-04-18T06:43:00Z" w16du:dateUtc="2025-04-18T10:43:00Z">
        <w:r w:rsidR="006E63A0">
          <w:t>)</w:t>
        </w:r>
      </w:ins>
      <w:ins w:id="631" w:author="Peter Vogel" w:date="2025-04-17T16:18:00Z" w16du:dateUtc="2025-04-17T20:18:00Z">
        <w:r w:rsidR="00695CBB">
          <w:t>.</w:t>
        </w:r>
      </w:ins>
      <w:ins w:id="632" w:author="Peter Vogel" w:date="2025-04-17T16:14:00Z" w16du:dateUtc="2025-04-17T20:14:00Z">
        <w:r w:rsidR="00695CBB">
          <w:t xml:space="preserve"> </w:t>
        </w:r>
      </w:ins>
      <w:ins w:id="633" w:author="Peter Vogel" w:date="2025-04-17T16:18:00Z" w16du:dateUtc="2025-04-17T20:18:00Z">
        <w:r w:rsidR="00695CBB">
          <w:t xml:space="preserve">By accepting the subscription, the </w:t>
        </w:r>
      </w:ins>
      <w:ins w:id="634" w:author="Peter Vogel" w:date="2025-04-17T16:14:00Z" w16du:dateUtc="2025-04-17T20:14:00Z">
        <w:r w:rsidR="00695CBB">
          <w:t>participant</w:t>
        </w:r>
      </w:ins>
      <w:ins w:id="635" w:author="Peter Vogel" w:date="2025-04-18T06:43:00Z" w16du:dateUtc="2025-04-18T10:43:00Z">
        <w:r w:rsidR="006E63A0">
          <w:t xml:space="preserve"> accepts a partner</w:t>
        </w:r>
      </w:ins>
      <w:ins w:id="636" w:author="Peter Vogel" w:date="2025-04-17T16:19:00Z" w16du:dateUtc="2025-04-17T20:19:00Z">
        <w:r w:rsidR="00695CBB">
          <w:t xml:space="preserve"> and</w:t>
        </w:r>
      </w:ins>
      <w:ins w:id="637" w:author="Peter Vogel" w:date="2025-04-17T16:18:00Z" w16du:dateUtc="2025-04-17T20:18:00Z">
        <w:r w:rsidR="00695CBB">
          <w:t xml:space="preserve"> </w:t>
        </w:r>
      </w:ins>
      <w:ins w:id="638" w:author="Peter Vogel" w:date="2025-04-17T16:19:00Z" w16du:dateUtc="2025-04-17T20:19:00Z">
        <w:r w:rsidR="00695CBB">
          <w:t xml:space="preserve">commits </w:t>
        </w:r>
      </w:ins>
      <w:ins w:id="639" w:author="Peter Vogel" w:date="2025-04-17T16:18:00Z" w16du:dateUtc="2025-04-17T20:18:00Z">
        <w:r w:rsidR="00695CBB">
          <w:t>to</w:t>
        </w:r>
      </w:ins>
      <w:ins w:id="640" w:author="Peter Vogel" w:date="2025-04-17T16:10:00Z" w16du:dateUtc="2025-04-17T20:10:00Z">
        <w:r>
          <w:t xml:space="preserve"> send</w:t>
        </w:r>
      </w:ins>
      <w:ins w:id="641" w:author="Peter Vogel" w:date="2025-04-17T16:18:00Z" w16du:dateUtc="2025-04-17T20:18:00Z">
        <w:r w:rsidR="00695CBB">
          <w:t>ing</w:t>
        </w:r>
      </w:ins>
      <w:ins w:id="642" w:author="Peter Vogel" w:date="2025-04-17T16:10:00Z" w16du:dateUtc="2025-04-17T20:10:00Z">
        <w:r>
          <w:t xml:space="preserve"> </w:t>
        </w:r>
      </w:ins>
      <w:ins w:id="643" w:author="Peter Vogel" w:date="2025-04-18T06:43:00Z" w16du:dateUtc="2025-04-18T10:43:00Z">
        <w:r w:rsidR="006E63A0">
          <w:t>the</w:t>
        </w:r>
      </w:ins>
      <w:ins w:id="644" w:author="Peter Vogel" w:date="2025-04-17T16:10:00Z" w16du:dateUtc="2025-04-17T20:10:00Z">
        <w:r>
          <w:t xml:space="preserve"> message as part of the state change. </w:t>
        </w:r>
      </w:ins>
      <w:ins w:id="645" w:author="Peter Vogel" w:date="2025-04-18T06:46:00Z" w16du:dateUtc="2025-04-18T10:46:00Z">
        <w:r w:rsidR="006E63A0">
          <w:t>As with workflows, this subscription may be lo</w:t>
        </w:r>
      </w:ins>
      <w:ins w:id="646" w:author="Peter Vogel" w:date="2025-04-18T06:47:00Z" w16du:dateUtc="2025-04-18T10:47:00Z">
        <w:r w:rsidR="006E63A0">
          <w:t>ng running (e.g. for as long as the partner is active).</w:t>
        </w:r>
      </w:ins>
    </w:p>
    <w:p w14:paraId="6CD19FCC" w14:textId="77777777" w:rsidR="006E63A0" w:rsidRDefault="00966B17" w:rsidP="006E63A0">
      <w:pPr>
        <w:rPr>
          <w:ins w:id="647" w:author="Peter Vogel" w:date="2025-04-18T06:44:00Z" w16du:dateUtc="2025-04-18T10:44:00Z"/>
        </w:rPr>
      </w:pPr>
      <w:ins w:id="648" w:author="Peter Vogel" w:date="2025-04-17T16:10:00Z" w16du:dateUtc="2025-04-17T20:10:00Z">
        <w:r>
          <w:t>Th</w:t>
        </w:r>
      </w:ins>
      <w:ins w:id="649" w:author="Peter Vogel" w:date="2025-04-18T06:44:00Z" w16du:dateUtc="2025-04-18T10:44:00Z">
        <w:r w:rsidR="006E63A0">
          <w:t>is</w:t>
        </w:r>
      </w:ins>
      <w:ins w:id="650" w:author="Peter Vogel" w:date="2025-04-17T16:19:00Z" w16du:dateUtc="2025-04-17T20:19:00Z">
        <w:r w:rsidR="00695CBB">
          <w:t xml:space="preserve"> </w:t>
        </w:r>
      </w:ins>
      <w:ins w:id="651" w:author="Peter Vogel" w:date="2025-04-17T16:11:00Z" w16du:dateUtc="2025-04-17T20:11:00Z">
        <w:r>
          <w:t>subscribe</w:t>
        </w:r>
      </w:ins>
      <w:ins w:id="652" w:author="Peter Vogel" w:date="2025-04-17T16:19:00Z" w16du:dateUtc="2025-04-17T20:19:00Z">
        <w:r w:rsidR="00695CBB">
          <w:t>-to-</w:t>
        </w:r>
      </w:ins>
      <w:ins w:id="653" w:author="Peter Vogel" w:date="2025-04-17T16:11:00Z" w16du:dateUtc="2025-04-17T20:11:00Z">
        <w:r>
          <w:t xml:space="preserve">publish model </w:t>
        </w:r>
      </w:ins>
      <w:ins w:id="654" w:author="Peter Vogel" w:date="2025-04-17T16:19:00Z" w16du:dateUtc="2025-04-17T20:19:00Z">
        <w:r w:rsidR="00695CBB">
          <w:t xml:space="preserve">(exemplified by Oracle’s </w:t>
        </w:r>
      </w:ins>
      <w:ins w:id="655" w:author="Peter Vogel" w:date="2025-04-17T16:25:00Z" w16du:dateUtc="2025-04-17T20:25:00Z">
        <w:r w:rsidR="00F36C76">
          <w:t>CQN</w:t>
        </w:r>
      </w:ins>
      <w:ins w:id="656" w:author="Peter Vogel" w:date="2025-04-17T16:22:00Z" w16du:dateUtc="2025-04-17T20:22:00Z">
        <w:r w:rsidR="009409EB">
          <w:t>)</w:t>
        </w:r>
      </w:ins>
      <w:ins w:id="657" w:author="Peter Vogel" w:date="2025-04-17T16:19:00Z" w16du:dateUtc="2025-04-17T20:19:00Z">
        <w:r w:rsidR="00695CBB">
          <w:t xml:space="preserve"> </w:t>
        </w:r>
      </w:ins>
      <w:ins w:id="658" w:author="Peter Vogel" w:date="2025-04-17T16:11:00Z" w16du:dateUtc="2025-04-17T20:11:00Z">
        <w:r>
          <w:t>reduces the overhead in participants</w:t>
        </w:r>
      </w:ins>
      <w:ins w:id="659" w:author="Peter Vogel" w:date="2025-04-17T16:14:00Z" w16du:dateUtc="2025-04-17T20:14:00Z">
        <w:r w:rsidR="00695CBB">
          <w:t xml:space="preserve"> compared to</w:t>
        </w:r>
      </w:ins>
      <w:ins w:id="660" w:author="Peter Vogel" w:date="2025-04-17T16:11:00Z" w16du:dateUtc="2025-04-17T20:11:00Z">
        <w:r>
          <w:t xml:space="preserve"> </w:t>
        </w:r>
      </w:ins>
      <w:ins w:id="661" w:author="Peter Vogel" w:date="2025-04-17T16:14:00Z" w16du:dateUtc="2025-04-17T20:14:00Z">
        <w:r w:rsidR="00695CBB">
          <w:t>t</w:t>
        </w:r>
      </w:ins>
      <w:ins w:id="662" w:author="Peter Vogel" w:date="2025-04-17T16:11:00Z" w16du:dateUtc="2025-04-17T20:11:00Z">
        <w:r>
          <w:t>he alternative</w:t>
        </w:r>
      </w:ins>
      <w:ins w:id="663" w:author="Peter Vogel" w:date="2025-04-17T16:15:00Z" w16du:dateUtc="2025-04-17T20:15:00Z">
        <w:r w:rsidR="00695CBB">
          <w:t xml:space="preserve"> </w:t>
        </w:r>
      </w:ins>
      <w:ins w:id="664" w:author="Peter Vogel" w:date="2025-04-17T16:11:00Z" w16du:dateUtc="2025-04-17T20:11:00Z">
        <w:r>
          <w:t>“publish/subscribe”</w:t>
        </w:r>
      </w:ins>
      <w:ins w:id="665" w:author="Peter Vogel" w:date="2025-04-17T16:15:00Z" w16du:dateUtc="2025-04-17T20:15:00Z">
        <w:r w:rsidR="00695CBB">
          <w:t xml:space="preserve"> model</w:t>
        </w:r>
      </w:ins>
      <w:ins w:id="666" w:author="Peter Vogel" w:date="2025-04-18T06:44:00Z" w16du:dateUtc="2025-04-18T10:44:00Z">
        <w:r w:rsidR="006E63A0">
          <w:t xml:space="preserve"> where</w:t>
        </w:r>
      </w:ins>
      <w:ins w:id="667" w:author="Peter Vogel" w:date="2025-04-17T16:15:00Z" w16du:dateUtc="2025-04-17T20:15:00Z">
        <w:r w:rsidR="00695CBB">
          <w:t xml:space="preserve"> each </w:t>
        </w:r>
      </w:ins>
      <w:ins w:id="668" w:author="Peter Vogel" w:date="2025-04-17T16:11:00Z" w16du:dateUtc="2025-04-17T20:11:00Z">
        <w:r>
          <w:t>participant</w:t>
        </w:r>
      </w:ins>
      <w:ins w:id="669" w:author="Peter Vogel" w:date="2025-04-17T16:15:00Z" w16du:dateUtc="2025-04-17T20:15:00Z">
        <w:r w:rsidR="00695CBB">
          <w:t xml:space="preserve"> </w:t>
        </w:r>
      </w:ins>
      <w:ins w:id="670" w:author="Peter Vogel" w:date="2025-04-17T16:25:00Z" w16du:dateUtc="2025-04-17T20:25:00Z">
        <w:r w:rsidR="00F36C76">
          <w:t>is obliged to raise</w:t>
        </w:r>
      </w:ins>
      <w:ins w:id="671" w:author="Peter Vogel" w:date="2025-04-17T16:11:00Z" w16du:dateUtc="2025-04-17T20:11:00Z">
        <w:r>
          <w:t xml:space="preserve"> </w:t>
        </w:r>
      </w:ins>
      <w:ins w:id="672" w:author="Peter Vogel" w:date="2025-04-17T16:15:00Z" w16du:dateUtc="2025-04-17T20:15:00Z">
        <w:r w:rsidR="00695CBB">
          <w:t xml:space="preserve">an </w:t>
        </w:r>
      </w:ins>
      <w:ins w:id="673" w:author="Peter Vogel" w:date="2025-04-17T16:11:00Z" w16du:dateUtc="2025-04-17T20:11:00Z">
        <w:r>
          <w:t xml:space="preserve">event </w:t>
        </w:r>
      </w:ins>
      <w:ins w:id="674" w:author="Peter Vogel" w:date="2025-04-17T16:15:00Z" w16du:dateUtc="2025-04-17T20:15:00Z">
        <w:r w:rsidR="00695CBB">
          <w:t>on any</w:t>
        </w:r>
      </w:ins>
      <w:ins w:id="675" w:author="Peter Vogel" w:date="2025-04-17T16:12:00Z" w16du:dateUtc="2025-04-17T20:12:00Z">
        <w:r>
          <w:t xml:space="preserve"> state change that might</w:t>
        </w:r>
      </w:ins>
      <w:ins w:id="676" w:author="Peter Vogel" w:date="2025-04-17T16:15:00Z" w16du:dateUtc="2025-04-17T20:15:00Z">
        <w:r w:rsidR="00695CBB">
          <w:t>, potentially,</w:t>
        </w:r>
      </w:ins>
      <w:ins w:id="677" w:author="Peter Vogel" w:date="2025-04-17T16:12:00Z" w16du:dateUtc="2025-04-17T20:12:00Z">
        <w:r>
          <w:t xml:space="preserve"> be of interest to </w:t>
        </w:r>
      </w:ins>
      <w:ins w:id="678" w:author="Peter Vogel" w:date="2025-04-18T06:44:00Z" w16du:dateUtc="2025-04-18T10:44:00Z">
        <w:r w:rsidR="006E63A0">
          <w:t>some potential partner</w:t>
        </w:r>
      </w:ins>
      <w:ins w:id="679" w:author="Peter Vogel" w:date="2025-04-17T16:15:00Z" w16du:dateUtc="2025-04-17T20:15:00Z">
        <w:r w:rsidR="00695CBB">
          <w:t>.</w:t>
        </w:r>
      </w:ins>
      <w:ins w:id="680" w:author="Peter Vogel" w:date="2025-04-17T16:25:00Z" w16du:dateUtc="2025-04-17T20:25:00Z">
        <w:r w:rsidR="00F36C76">
          <w:t xml:space="preserve"> </w:t>
        </w:r>
      </w:ins>
    </w:p>
    <w:p w14:paraId="1E670AB0" w14:textId="7DAA8551" w:rsidR="00966B17" w:rsidRDefault="00F36C76" w:rsidP="006E63A0">
      <w:pPr>
        <w:rPr>
          <w:ins w:id="681" w:author="Peter Vogel" w:date="2025-04-17T16:28:00Z" w16du:dateUtc="2025-04-17T20:28:00Z"/>
        </w:rPr>
      </w:pPr>
      <w:proofErr w:type="gramStart"/>
      <w:ins w:id="682" w:author="Peter Vogel" w:date="2025-04-17T16:25:00Z" w16du:dateUtc="2025-04-17T20:25:00Z">
        <w:r>
          <w:t>In reality, most</w:t>
        </w:r>
        <w:proofErr w:type="gramEnd"/>
        <w:r>
          <w:t xml:space="preserve"> </w:t>
        </w:r>
      </w:ins>
      <w:ins w:id="683" w:author="Peter Vogel" w:date="2025-04-18T06:45:00Z" w16du:dateUtc="2025-04-18T10:45:00Z">
        <w:r w:rsidR="006E63A0">
          <w:t>partners</w:t>
        </w:r>
      </w:ins>
      <w:ins w:id="684" w:author="Peter Vogel" w:date="2025-04-17T16:25:00Z" w16du:dateUtc="2025-04-17T20:25:00Z">
        <w:r>
          <w:t xml:space="preserve"> aren’t interested in most of </w:t>
        </w:r>
      </w:ins>
      <w:ins w:id="685" w:author="Peter Vogel" w:date="2025-04-18T06:45:00Z" w16du:dateUtc="2025-04-18T10:45:00Z">
        <w:r w:rsidR="006E63A0">
          <w:t>the participant’s</w:t>
        </w:r>
      </w:ins>
      <w:ins w:id="686" w:author="Peter Vogel" w:date="2025-04-17T16:25:00Z" w16du:dateUtc="2025-04-17T20:25:00Z">
        <w:r>
          <w:t xml:space="preserve"> state changes </w:t>
        </w:r>
      </w:ins>
      <w:ins w:id="687" w:author="Peter Vogel" w:date="2025-04-17T16:26:00Z" w16du:dateUtc="2025-04-17T20:26:00Z">
        <w:r>
          <w:t xml:space="preserve">or are interested in state changes for only a subset of the </w:t>
        </w:r>
      </w:ins>
      <w:ins w:id="688" w:author="Peter Vogel" w:date="2025-04-18T06:45:00Z" w16du:dateUtc="2025-04-18T10:45:00Z">
        <w:r w:rsidR="006E63A0">
          <w:t>participant’s local state</w:t>
        </w:r>
      </w:ins>
      <w:ins w:id="689" w:author="Peter Vogel" w:date="2025-04-17T16:26:00Z" w16du:dateUtc="2025-04-17T20:26:00Z">
        <w:r>
          <w:t xml:space="preserve"> (e.g. </w:t>
        </w:r>
      </w:ins>
      <w:ins w:id="690" w:author="Peter Vogel" w:date="2025-04-18T06:45:00Z" w16du:dateUtc="2025-04-18T10:45:00Z">
        <w:r w:rsidR="006E63A0">
          <w:t xml:space="preserve">just </w:t>
        </w:r>
      </w:ins>
      <w:ins w:id="691" w:author="Peter Vogel" w:date="2025-04-18T06:56:00Z" w16du:dateUtc="2025-04-18T10:56:00Z">
        <w:r w:rsidR="00654FDD">
          <w:t>for users that have overdraft protection</w:t>
        </w:r>
      </w:ins>
      <w:ins w:id="692" w:author="Peter Vogel" w:date="2025-04-17T16:26:00Z" w16du:dateUtc="2025-04-17T20:26:00Z">
        <w:r>
          <w:t>).</w:t>
        </w:r>
      </w:ins>
      <w:ins w:id="693" w:author="Peter Vogel" w:date="2025-04-17T16:12:00Z" w16du:dateUtc="2025-04-17T20:12:00Z">
        <w:r w:rsidR="00966B17">
          <w:t xml:space="preserve"> </w:t>
        </w:r>
      </w:ins>
      <w:ins w:id="694" w:author="Peter Vogel" w:date="2025-04-17T16:16:00Z" w16du:dateUtc="2025-04-17T20:16:00Z">
        <w:r w:rsidR="00695CBB">
          <w:t>As a result,</w:t>
        </w:r>
      </w:ins>
      <w:ins w:id="695" w:author="Peter Vogel" w:date="2025-04-18T06:56:00Z" w16du:dateUtc="2025-04-18T10:56:00Z">
        <w:r w:rsidR="00654FDD">
          <w:t xml:space="preserve"> in the </w:t>
        </w:r>
        <w:proofErr w:type="gramStart"/>
        <w:r w:rsidR="00654FDD">
          <w:t>p</w:t>
        </w:r>
      </w:ins>
      <w:ins w:id="696" w:author="Peter Vogel" w:date="2025-04-18T06:57:00Z" w16du:dateUtc="2025-04-18T10:57:00Z">
        <w:r w:rsidR="00654FDD">
          <w:t>ublish</w:t>
        </w:r>
        <w:proofErr w:type="gramEnd"/>
        <w:r w:rsidR="00654FDD">
          <w:t>/subscribe model</w:t>
        </w:r>
      </w:ins>
      <w:ins w:id="697" w:author="Peter Vogel" w:date="2025-04-17T16:16:00Z" w16du:dateUtc="2025-04-17T20:16:00Z">
        <w:r w:rsidR="00695CBB">
          <w:t xml:space="preserve"> m</w:t>
        </w:r>
      </w:ins>
      <w:ins w:id="698" w:author="Peter Vogel" w:date="2025-04-17T16:15:00Z" w16du:dateUtc="2025-04-17T20:15:00Z">
        <w:r w:rsidR="00695CBB">
          <w:t>ost events</w:t>
        </w:r>
      </w:ins>
      <w:ins w:id="699" w:author="Peter Vogel" w:date="2025-04-17T16:16:00Z" w16du:dateUtc="2025-04-17T20:16:00Z">
        <w:r w:rsidR="00695CBB">
          <w:t xml:space="preserve"> raised by a participant</w:t>
        </w:r>
      </w:ins>
      <w:ins w:id="700" w:author="Peter Vogel" w:date="2025-04-17T16:15:00Z" w16du:dateUtc="2025-04-17T20:15:00Z">
        <w:r w:rsidR="00695CBB">
          <w:t xml:space="preserve"> </w:t>
        </w:r>
      </w:ins>
      <w:ins w:id="701" w:author="Peter Vogel" w:date="2025-04-17T16:16:00Z" w16du:dateUtc="2025-04-17T20:16:00Z">
        <w:r w:rsidR="00695CBB">
          <w:t>have no subscribers</w:t>
        </w:r>
      </w:ins>
      <w:ins w:id="702" w:author="Peter Vogel" w:date="2025-04-17T16:13:00Z" w16du:dateUtc="2025-04-17T20:13:00Z">
        <w:r w:rsidR="00695CBB">
          <w:t>. Subscribe</w:t>
        </w:r>
      </w:ins>
      <w:ins w:id="703" w:author="Peter Vogel" w:date="2025-04-17T16:26:00Z" w16du:dateUtc="2025-04-17T20:26:00Z">
        <w:r>
          <w:t>-</w:t>
        </w:r>
      </w:ins>
      <w:ins w:id="704" w:author="Peter Vogel" w:date="2025-04-17T16:13:00Z" w16du:dateUtc="2025-04-17T20:13:00Z">
        <w:r w:rsidR="00695CBB">
          <w:t>to</w:t>
        </w:r>
      </w:ins>
      <w:ins w:id="705" w:author="Peter Vogel" w:date="2025-04-17T16:26:00Z" w16du:dateUtc="2025-04-17T20:26:00Z">
        <w:r>
          <w:t>-</w:t>
        </w:r>
      </w:ins>
      <w:ins w:id="706" w:author="Peter Vogel" w:date="2025-04-17T16:13:00Z" w16du:dateUtc="2025-04-17T20:13:00Z">
        <w:r w:rsidR="00695CBB">
          <w:t xml:space="preserve">publish ensures that events are raised only </w:t>
        </w:r>
      </w:ins>
      <w:ins w:id="707" w:author="Peter Vogel" w:date="2025-04-17T16:16:00Z" w16du:dateUtc="2025-04-17T20:16:00Z">
        <w:r w:rsidR="00695CBB">
          <w:t>as long as</w:t>
        </w:r>
      </w:ins>
      <w:ins w:id="708" w:author="Peter Vogel" w:date="2025-04-17T16:13:00Z" w16du:dateUtc="2025-04-17T20:13:00Z">
        <w:r w:rsidR="00695CBB">
          <w:t xml:space="preserve"> there’s at least one participant interested in that state change.</w:t>
        </w:r>
      </w:ins>
      <w:ins w:id="709" w:author="Peter Vogel" w:date="2025-04-17T17:50:00Z" w16du:dateUtc="2025-04-17T21:50:00Z">
        <w:r w:rsidR="00546C5C">
          <w:t xml:space="preserve"> </w:t>
        </w:r>
      </w:ins>
    </w:p>
    <w:p w14:paraId="5E0C8DB5" w14:textId="204E2C90" w:rsidR="00F36C76" w:rsidRDefault="00F36C76" w:rsidP="009A677F">
      <w:pPr>
        <w:rPr>
          <w:ins w:id="710" w:author="Peter Vogel" w:date="2025-04-17T16:31:00Z" w16du:dateUtc="2025-04-17T20:31:00Z"/>
        </w:rPr>
      </w:pPr>
      <w:ins w:id="711" w:author="Peter Vogel" w:date="2025-04-17T16:28:00Z" w16du:dateUtc="2025-04-17T20:28:00Z">
        <w:r>
          <w:t xml:space="preserve">Partners </w:t>
        </w:r>
      </w:ins>
      <w:ins w:id="712" w:author="Peter Vogel" w:date="2025-04-18T06:46:00Z" w16du:dateUtc="2025-04-18T10:46:00Z">
        <w:r w:rsidR="006E63A0">
          <w:t>may</w:t>
        </w:r>
      </w:ins>
      <w:ins w:id="713" w:author="Peter Vogel" w:date="2025-04-17T16:28:00Z" w16du:dateUtc="2025-04-17T20:28:00Z">
        <w:r>
          <w:t xml:space="preserve"> also need to request events to be raised when states in the participant </w:t>
        </w:r>
      </w:ins>
      <w:ins w:id="714" w:author="Peter Vogel" w:date="2025-04-17T17:51:00Z" w16du:dateUtc="2025-04-17T21:51:00Z">
        <w:r w:rsidR="00546C5C">
          <w:t>have</w:t>
        </w:r>
      </w:ins>
      <w:ins w:id="715" w:author="Peter Vogel" w:date="2025-04-17T16:28:00Z" w16du:dateUtc="2025-04-17T20:28:00Z">
        <w:r>
          <w:t xml:space="preserve"> </w:t>
        </w:r>
        <w:r>
          <w:rPr>
            <w:i/>
            <w:iCs/>
          </w:rPr>
          <w:t>not</w:t>
        </w:r>
        <w:r>
          <w:t xml:space="preserve"> changed</w:t>
        </w:r>
      </w:ins>
      <w:ins w:id="716" w:author="Peter Vogel" w:date="2025-04-17T17:51:00Z" w16du:dateUtc="2025-04-17T21:51:00Z">
        <w:r w:rsidR="00546C5C">
          <w:t xml:space="preserve"> after an event</w:t>
        </w:r>
      </w:ins>
      <w:ins w:id="717" w:author="Peter Vogel" w:date="2025-04-17T16:28:00Z" w16du:dateUtc="2025-04-17T20:28:00Z">
        <w:r>
          <w:t>. A participant may</w:t>
        </w:r>
      </w:ins>
      <w:ins w:id="718" w:author="Peter Vogel" w:date="2025-04-17T17:51:00Z" w16du:dateUtc="2025-04-17T21:51:00Z">
        <w:r w:rsidR="00546C5C">
          <w:t>, for example,</w:t>
        </w:r>
      </w:ins>
      <w:ins w:id="719" w:author="Peter Vogel" w:date="2025-04-17T16:28:00Z" w16du:dateUtc="2025-04-17T20:28:00Z">
        <w:r>
          <w:t xml:space="preserve"> be interested when </w:t>
        </w:r>
      </w:ins>
      <w:ins w:id="720" w:author="Peter Vogel" w:date="2025-04-18T06:55:00Z" w16du:dateUtc="2025-04-18T10:55:00Z">
        <w:r w:rsidR="00654FDD">
          <w:t>a user’s account</w:t>
        </w:r>
      </w:ins>
      <w:ins w:id="721" w:author="Peter Vogel" w:date="2025-04-17T16:29:00Z" w16du:dateUtc="2025-04-17T20:29:00Z">
        <w:r>
          <w:t xml:space="preserve"> goes </w:t>
        </w:r>
      </w:ins>
      <w:ins w:id="722" w:author="Peter Vogel" w:date="2025-04-18T06:55:00Z" w16du:dateUtc="2025-04-18T10:55:00Z">
        <w:r w:rsidR="00654FDD">
          <w:t>into overdraft</w:t>
        </w:r>
      </w:ins>
      <w:ins w:id="723" w:author="Peter Vogel" w:date="2025-04-17T16:29:00Z" w16du:dateUtc="2025-04-17T20:29:00Z">
        <w:r>
          <w:t xml:space="preserve"> </w:t>
        </w:r>
      </w:ins>
      <w:ins w:id="724" w:author="Peter Vogel" w:date="2025-04-18T06:57:00Z" w16du:dateUtc="2025-04-18T10:57:00Z">
        <w:r w:rsidR="002D2C52">
          <w:t>but</w:t>
        </w:r>
      </w:ins>
      <w:ins w:id="725" w:author="Peter Vogel" w:date="2025-04-18T06:47:00Z" w16du:dateUtc="2025-04-18T10:47:00Z">
        <w:r w:rsidR="002140BE">
          <w:t>,</w:t>
        </w:r>
      </w:ins>
      <w:ins w:id="726" w:author="Peter Vogel" w:date="2025-04-17T16:29:00Z" w16du:dateUtc="2025-04-17T20:29:00Z">
        <w:r>
          <w:t xml:space="preserve"> also</w:t>
        </w:r>
      </w:ins>
      <w:ins w:id="727" w:author="Peter Vogel" w:date="2025-04-18T06:47:00Z" w16du:dateUtc="2025-04-18T10:47:00Z">
        <w:r w:rsidR="002140BE">
          <w:t>,</w:t>
        </w:r>
      </w:ins>
      <w:ins w:id="728" w:author="Peter Vogel" w:date="2025-04-17T16:29:00Z" w16du:dateUtc="2025-04-17T20:29:00Z">
        <w:r>
          <w:t xml:space="preserve"> be interested if the </w:t>
        </w:r>
      </w:ins>
      <w:ins w:id="729" w:author="Peter Vogel" w:date="2025-04-18T06:57:00Z" w16du:dateUtc="2025-04-18T10:57:00Z">
        <w:r w:rsidR="002D2C52">
          <w:t xml:space="preserve">account is still in overdraft </w:t>
        </w:r>
      </w:ins>
      <w:ins w:id="730" w:author="Peter Vogel" w:date="2025-04-17T16:29:00Z" w16du:dateUtc="2025-04-17T20:29:00Z">
        <w:r>
          <w:t xml:space="preserve">an hour later. </w:t>
        </w:r>
      </w:ins>
      <w:ins w:id="731" w:author="Peter Vogel" w:date="2025-04-18T06:57:00Z" w16du:dateUtc="2025-04-18T10:57:00Z">
        <w:r w:rsidR="002D2C52">
          <w:t>Without</w:t>
        </w:r>
      </w:ins>
      <w:ins w:id="732" w:author="Peter Vogel" w:date="2025-04-17T16:29:00Z" w16du:dateUtc="2025-04-17T20:29:00Z">
        <w:r>
          <w:t xml:space="preserve"> that event</w:t>
        </w:r>
      </w:ins>
      <w:ins w:id="733" w:author="Peter Vogel" w:date="2025-04-18T06:58:00Z" w16du:dateUtc="2025-04-18T10:58:00Z">
        <w:r w:rsidR="002D2C52">
          <w:t>,</w:t>
        </w:r>
      </w:ins>
      <w:ins w:id="734" w:author="Peter Vogel" w:date="2025-04-17T16:29:00Z" w16du:dateUtc="2025-04-17T20:29:00Z">
        <w:r>
          <w:t xml:space="preserve"> </w:t>
        </w:r>
      </w:ins>
      <w:ins w:id="735" w:author="Peter Vogel" w:date="2025-04-18T06:58:00Z" w16du:dateUtc="2025-04-18T10:58:00Z">
        <w:r w:rsidR="002D2C52">
          <w:t>a</w:t>
        </w:r>
      </w:ins>
      <w:ins w:id="736" w:author="Peter Vogel" w:date="2025-04-17T16:29:00Z" w16du:dateUtc="2025-04-17T20:29:00Z">
        <w:r>
          <w:t xml:space="preserve"> partner</w:t>
        </w:r>
      </w:ins>
      <w:ins w:id="737" w:author="Peter Vogel" w:date="2025-04-18T06:58:00Z" w16du:dateUtc="2025-04-18T10:58:00Z">
        <w:r w:rsidR="002D2C52">
          <w:t xml:space="preserve"> who is interested in that state</w:t>
        </w:r>
      </w:ins>
      <w:ins w:id="738" w:author="Peter Vogel" w:date="2025-04-17T16:29:00Z" w16du:dateUtc="2025-04-17T20:29:00Z">
        <w:r>
          <w:t xml:space="preserve"> is obliged to </w:t>
        </w:r>
      </w:ins>
      <w:ins w:id="739" w:author="Peter Vogel" w:date="2025-04-17T16:30:00Z" w16du:dateUtc="2025-04-17T20:30:00Z">
        <w:r>
          <w:t>poll the participant</w:t>
        </w:r>
      </w:ins>
      <w:ins w:id="740" w:author="Peter Vogel" w:date="2025-04-17T16:31:00Z" w16du:dateUtc="2025-04-17T20:31:00Z">
        <w:r>
          <w:t>.</w:t>
        </w:r>
      </w:ins>
      <w:ins w:id="741" w:author="Peter Vogel" w:date="2025-04-17T17:52:00Z" w16du:dateUtc="2025-04-17T21:52:00Z">
        <w:r w:rsidR="00546C5C">
          <w:t xml:space="preserve"> </w:t>
        </w:r>
      </w:ins>
    </w:p>
    <w:p w14:paraId="6FAEADB5" w14:textId="53BD6873" w:rsidR="00546C5C" w:rsidRDefault="00F36C76" w:rsidP="009A677F">
      <w:pPr>
        <w:rPr>
          <w:ins w:id="742" w:author="Peter Vogel" w:date="2025-04-17T17:49:00Z" w16du:dateUtc="2025-04-17T21:49:00Z"/>
        </w:rPr>
      </w:pPr>
      <w:ins w:id="743" w:author="Peter Vogel" w:date="2025-04-17T16:31:00Z" w16du:dateUtc="2025-04-17T20:31:00Z">
        <w:r>
          <w:t xml:space="preserve">In addition, simply because an event was raised and a message was sent, it does not mean that the message was received by the partner. There may be transient transmission problems or the </w:t>
        </w:r>
        <w:r w:rsidR="00811120">
          <w:t xml:space="preserve">partner who was to </w:t>
        </w:r>
      </w:ins>
      <w:ins w:id="744" w:author="Peter Vogel" w:date="2025-04-17T16:32:00Z" w16du:dateUtc="2025-04-17T20:32:00Z">
        <w:r w:rsidR="00811120">
          <w:t xml:space="preserve">receive the message </w:t>
        </w:r>
      </w:ins>
      <w:ins w:id="745" w:author="Peter Vogel" w:date="2025-04-18T06:48:00Z" w16du:dateUtc="2025-04-18T10:48:00Z">
        <w:r w:rsidR="002140BE">
          <w:t>may be</w:t>
        </w:r>
      </w:ins>
      <w:ins w:id="746" w:author="Peter Vogel" w:date="2025-04-17T16:32:00Z" w16du:dateUtc="2025-04-17T20:32:00Z">
        <w:r w:rsidR="00811120">
          <w:t xml:space="preserve"> offline. In either scenario, the participant is</w:t>
        </w:r>
      </w:ins>
      <w:ins w:id="747" w:author="Peter Vogel" w:date="2025-04-17T16:30:00Z" w16du:dateUtc="2025-04-17T20:30:00Z">
        <w:r>
          <w:t xml:space="preserve"> </w:t>
        </w:r>
      </w:ins>
      <w:ins w:id="748" w:author="Peter Vogel" w:date="2025-04-17T16:32:00Z" w16du:dateUtc="2025-04-17T20:32:00Z">
        <w:r w:rsidR="00811120">
          <w:t>obliged to resend the message tied to the event</w:t>
        </w:r>
      </w:ins>
      <w:ins w:id="749" w:author="Peter Vogel" w:date="2025-04-17T16:35:00Z" w16du:dateUtc="2025-04-17T20:35:00Z">
        <w:r w:rsidR="00D4426D">
          <w:t xml:space="preserve"> until an acknowledgement that the message was successfully delivered is received (which is the responsibility of the messaging resource manager). </w:t>
        </w:r>
      </w:ins>
      <w:ins w:id="750" w:author="Peter Vogel" w:date="2025-04-18T06:48:00Z" w16du:dateUtc="2025-04-18T10:48:00Z">
        <w:r w:rsidR="002140BE">
          <w:t>To support resending</w:t>
        </w:r>
      </w:ins>
      <w:ins w:id="751" w:author="Peter Vogel" w:date="2025-04-17T17:49:00Z" w16du:dateUtc="2025-04-17T21:49:00Z">
        <w:r w:rsidR="00546C5C">
          <w:t xml:space="preserve">, messages must also be immutable. </w:t>
        </w:r>
      </w:ins>
    </w:p>
    <w:p w14:paraId="4C7A0670" w14:textId="68A1B072" w:rsidR="00F36C76" w:rsidRPr="00F36C76" w:rsidRDefault="00546C5C" w:rsidP="009A677F">
      <w:pPr>
        <w:rPr>
          <w:ins w:id="752" w:author="Peter Vogel" w:date="2025-04-17T16:16:00Z" w16du:dateUtc="2025-04-17T20:16:00Z"/>
        </w:rPr>
      </w:pPr>
      <w:ins w:id="753" w:author="Peter Vogel" w:date="2025-04-17T17:49:00Z" w16du:dateUtc="2025-04-17T21:49:00Z">
        <w:r>
          <w:lastRenderedPageBreak/>
          <w:t>And</w:t>
        </w:r>
      </w:ins>
      <w:ins w:id="754" w:author="Peter Vogel" w:date="2025-04-17T16:36:00Z" w16du:dateUtc="2025-04-17T20:36:00Z">
        <w:r w:rsidR="009D03BA">
          <w:t xml:space="preserve"> every message </w:t>
        </w:r>
      </w:ins>
      <w:ins w:id="755" w:author="Peter Vogel" w:date="2025-04-17T17:50:00Z" w16du:dateUtc="2025-04-17T21:50:00Z">
        <w:r>
          <w:t xml:space="preserve">doesn’t have to </w:t>
        </w:r>
      </w:ins>
      <w:ins w:id="756" w:author="Peter Vogel" w:date="2025-04-17T16:36:00Z" w16du:dateUtc="2025-04-17T20:36:00Z">
        <w:r w:rsidR="009D03BA">
          <w:t>be sent immediately – some latency may be acceptable to the partner and, when that’s available, it reduces the</w:t>
        </w:r>
      </w:ins>
      <w:ins w:id="757" w:author="Peter Vogel" w:date="2025-04-18T06:49:00Z" w16du:dateUtc="2025-04-18T10:49:00Z">
        <w:r w:rsidR="002140BE">
          <w:t xml:space="preserve"> processing</w:t>
        </w:r>
      </w:ins>
      <w:ins w:id="758" w:author="Peter Vogel" w:date="2025-04-17T16:36:00Z" w16du:dateUtc="2025-04-17T20:36:00Z">
        <w:r w:rsidR="009D03BA">
          <w:t xml:space="preserve"> demands on the participant.</w:t>
        </w:r>
      </w:ins>
    </w:p>
    <w:p w14:paraId="39D262CA" w14:textId="1FB4F6E4" w:rsidR="002D2C52" w:rsidRDefault="00695CBB" w:rsidP="002D2C52">
      <w:pPr>
        <w:rPr>
          <w:ins w:id="759" w:author="Peter Vogel" w:date="2025-04-18T06:59:00Z" w16du:dateUtc="2025-04-18T10:59:00Z"/>
        </w:rPr>
      </w:pPr>
      <w:ins w:id="760" w:author="Peter Vogel" w:date="2025-04-17T16:17:00Z" w16du:dateUtc="2025-04-17T20:17:00Z">
        <w:r>
          <w:t>To support the subscribe-to-publish model</w:t>
        </w:r>
      </w:ins>
      <w:ins w:id="761" w:author="Peter Vogel" w:date="2025-04-17T16:27:00Z" w16du:dateUtc="2025-04-17T20:27:00Z">
        <w:r w:rsidR="00F36C76">
          <w:t>, participants must expose an interface that de</w:t>
        </w:r>
      </w:ins>
      <w:ins w:id="762" w:author="Peter Vogel" w:date="2025-04-17T16:28:00Z" w16du:dateUtc="2025-04-17T20:28:00Z">
        <w:r w:rsidR="00F36C76">
          <w:t>scribes what</w:t>
        </w:r>
      </w:ins>
      <w:ins w:id="763" w:author="Peter Vogel" w:date="2025-04-17T16:34:00Z" w16du:dateUtc="2025-04-17T20:34:00Z">
        <w:r w:rsidR="00D4426D">
          <w:t xml:space="preserve"> a partner may request</w:t>
        </w:r>
      </w:ins>
      <w:ins w:id="764" w:author="Peter Vogel" w:date="2025-04-17T17:48:00Z" w16du:dateUtc="2025-04-17T21:48:00Z">
        <w:r w:rsidR="00546C5C">
          <w:t xml:space="preserve"> when subscribing. Optionally, as part of subscribing, the part</w:t>
        </w:r>
      </w:ins>
      <w:ins w:id="765" w:author="Peter Vogel" w:date="2025-04-17T17:49:00Z" w16du:dateUtc="2025-04-17T21:49:00Z">
        <w:r w:rsidR="00546C5C">
          <w:t xml:space="preserve">ner can specify </w:t>
        </w:r>
      </w:ins>
      <w:ins w:id="766" w:author="Peter Vogel" w:date="2025-04-17T16:34:00Z" w16du:dateUtc="2025-04-17T20:34:00Z">
        <w:r w:rsidR="00D4426D">
          <w:t>what latency is acceptable, and what sub</w:t>
        </w:r>
      </w:ins>
      <w:ins w:id="767" w:author="Peter Vogel" w:date="2025-04-17T16:35:00Z" w16du:dateUtc="2025-04-17T20:35:00Z">
        <w:r w:rsidR="00D4426D">
          <w:t>sequent notifications are required.</w:t>
        </w:r>
      </w:ins>
      <w:ins w:id="768" w:author="Peter Vogel" w:date="2025-04-18T06:49:00Z" w16du:dateUtc="2025-04-18T10:49:00Z">
        <w:r w:rsidR="002140BE">
          <w:t xml:space="preserve"> </w:t>
        </w:r>
        <w:r w:rsidR="002140BE">
          <w:t>The participant defines</w:t>
        </w:r>
        <w:r w:rsidR="002140BE">
          <w:t xml:space="preserve"> w</w:t>
        </w:r>
        <w:r w:rsidR="002140BE">
          <w:t xml:space="preserve">hat </w:t>
        </w:r>
      </w:ins>
      <w:ins w:id="769" w:author="Peter Vogel" w:date="2025-04-18T06:50:00Z" w16du:dateUtc="2025-04-18T10:50:00Z">
        <w:r w:rsidR="002140BE">
          <w:t>part of its local store is</w:t>
        </w:r>
      </w:ins>
      <w:ins w:id="770" w:author="Peter Vogel" w:date="2025-04-18T06:49:00Z" w16du:dateUtc="2025-04-18T10:49:00Z">
        <w:r w:rsidR="002140BE">
          <w:t xml:space="preserve"> relevant to the state change </w:t>
        </w:r>
      </w:ins>
      <w:ins w:id="771" w:author="Peter Vogel" w:date="2025-04-18T06:50:00Z" w16du:dateUtc="2025-04-18T10:50:00Z">
        <w:r w:rsidR="002140BE">
          <w:t>and is returned in the message</w:t>
        </w:r>
      </w:ins>
      <w:ins w:id="772" w:author="Peter Vogel" w:date="2025-04-18T06:51:00Z" w16du:dateUtc="2025-04-18T10:51:00Z">
        <w:r w:rsidR="00654FDD">
          <w:t xml:space="preserve"> (though, again optionally, the participant can expose an interface and allow the partner to request some subset of that interface to be returned </w:t>
        </w:r>
      </w:ins>
      <w:ins w:id="773" w:author="Peter Vogel" w:date="2025-04-18T06:52:00Z" w16du:dateUtc="2025-04-18T10:52:00Z">
        <w:r w:rsidR="00654FDD">
          <w:t>– OData provides a model here).</w:t>
        </w:r>
      </w:ins>
    </w:p>
    <w:p w14:paraId="62EE937F" w14:textId="2D34B5E5" w:rsidR="002D2C52" w:rsidRDefault="002D2C52" w:rsidP="002D2C52">
      <w:pPr>
        <w:rPr>
          <w:ins w:id="774" w:author="Peter Vogel" w:date="2025-04-18T06:59:00Z" w16du:dateUtc="2025-04-18T10:59:00Z"/>
        </w:rPr>
      </w:pPr>
      <w:ins w:id="775" w:author="Peter Vogel" w:date="2025-04-18T06:59:00Z" w16du:dateUtc="2025-04-18T10:59:00Z">
        <w:r>
          <w:t>## Requirements for Participant’s Local Store</w:t>
        </w:r>
      </w:ins>
    </w:p>
    <w:p w14:paraId="3480CF5F" w14:textId="7D69438C" w:rsidR="002D2C52" w:rsidRDefault="002D2C52" w:rsidP="002D2C52">
      <w:ins w:id="776" w:author="Peter Vogel" w:date="2025-04-18T06:59:00Z" w16du:dateUtc="2025-04-18T10:59:00Z">
        <w:r>
          <w:t xml:space="preserve">Because the messaging resource manager holds </w:t>
        </w:r>
        <w:proofErr w:type="gramStart"/>
        <w:r>
          <w:t>all of</w:t>
        </w:r>
        <w:proofErr w:type="gramEnd"/>
        <w:r>
          <w:t xml:space="preserve"> the messages and messages are immutable, it is possible to replay any conversation provided the data held by the participants is temporal: After each state change, each participant must keep an immutable copy of the changed data from before the state change. </w:t>
        </w:r>
      </w:ins>
    </w:p>
    <w:sectPr w:rsidR="002D2C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35E54"/>
    <w:multiLevelType w:val="hybridMultilevel"/>
    <w:tmpl w:val="F74E37C6"/>
    <w:lvl w:ilvl="0" w:tplc="1009000F">
      <w:start w:val="1"/>
      <w:numFmt w:val="decimal"/>
      <w:lvlText w:val="%1."/>
      <w:lvlJc w:val="left"/>
      <w:pPr>
        <w:ind w:left="1004" w:hanging="360"/>
      </w:pPr>
    </w:lvl>
    <w:lvl w:ilvl="1" w:tplc="10090019" w:tentative="1">
      <w:start w:val="1"/>
      <w:numFmt w:val="lowerLetter"/>
      <w:lvlText w:val="%2."/>
      <w:lvlJc w:val="left"/>
      <w:pPr>
        <w:ind w:left="1724" w:hanging="360"/>
      </w:pPr>
    </w:lvl>
    <w:lvl w:ilvl="2" w:tplc="1009001B" w:tentative="1">
      <w:start w:val="1"/>
      <w:numFmt w:val="lowerRoman"/>
      <w:lvlText w:val="%3."/>
      <w:lvlJc w:val="right"/>
      <w:pPr>
        <w:ind w:left="2444" w:hanging="180"/>
      </w:pPr>
    </w:lvl>
    <w:lvl w:ilvl="3" w:tplc="1009000F" w:tentative="1">
      <w:start w:val="1"/>
      <w:numFmt w:val="decimal"/>
      <w:lvlText w:val="%4."/>
      <w:lvlJc w:val="left"/>
      <w:pPr>
        <w:ind w:left="3164" w:hanging="360"/>
      </w:pPr>
    </w:lvl>
    <w:lvl w:ilvl="4" w:tplc="10090019" w:tentative="1">
      <w:start w:val="1"/>
      <w:numFmt w:val="lowerLetter"/>
      <w:lvlText w:val="%5."/>
      <w:lvlJc w:val="left"/>
      <w:pPr>
        <w:ind w:left="3884" w:hanging="360"/>
      </w:pPr>
    </w:lvl>
    <w:lvl w:ilvl="5" w:tplc="1009001B" w:tentative="1">
      <w:start w:val="1"/>
      <w:numFmt w:val="lowerRoman"/>
      <w:lvlText w:val="%6."/>
      <w:lvlJc w:val="right"/>
      <w:pPr>
        <w:ind w:left="4604" w:hanging="180"/>
      </w:pPr>
    </w:lvl>
    <w:lvl w:ilvl="6" w:tplc="1009000F" w:tentative="1">
      <w:start w:val="1"/>
      <w:numFmt w:val="decimal"/>
      <w:lvlText w:val="%7."/>
      <w:lvlJc w:val="left"/>
      <w:pPr>
        <w:ind w:left="5324" w:hanging="360"/>
      </w:pPr>
    </w:lvl>
    <w:lvl w:ilvl="7" w:tplc="10090019" w:tentative="1">
      <w:start w:val="1"/>
      <w:numFmt w:val="lowerLetter"/>
      <w:lvlText w:val="%8."/>
      <w:lvlJc w:val="left"/>
      <w:pPr>
        <w:ind w:left="6044" w:hanging="360"/>
      </w:pPr>
    </w:lvl>
    <w:lvl w:ilvl="8" w:tplc="1009001B" w:tentative="1">
      <w:start w:val="1"/>
      <w:numFmt w:val="lowerRoman"/>
      <w:lvlText w:val="%9."/>
      <w:lvlJc w:val="right"/>
      <w:pPr>
        <w:ind w:left="6764" w:hanging="180"/>
      </w:pPr>
    </w:lvl>
  </w:abstractNum>
  <w:abstractNum w:abstractNumId="1" w15:restartNumberingAfterBreak="0">
    <w:nsid w:val="4C7E5024"/>
    <w:multiLevelType w:val="hybridMultilevel"/>
    <w:tmpl w:val="D4C2929C"/>
    <w:lvl w:ilvl="0" w:tplc="188278C0">
      <w:numFmt w:val="bullet"/>
      <w:lvlText w:val="-"/>
      <w:lvlJc w:val="left"/>
      <w:pPr>
        <w:ind w:left="644" w:hanging="360"/>
      </w:pPr>
      <w:rPr>
        <w:rFonts w:ascii="Aptos" w:eastAsiaTheme="minorHAnsi" w:hAnsi="Aptos" w:cstheme="minorBidi"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2" w15:restartNumberingAfterBreak="0">
    <w:nsid w:val="5CF854A7"/>
    <w:multiLevelType w:val="hybridMultilevel"/>
    <w:tmpl w:val="4DAC1C86"/>
    <w:lvl w:ilvl="0" w:tplc="49EC4632">
      <w:numFmt w:val="bullet"/>
      <w:lvlText w:val="-"/>
      <w:lvlJc w:val="left"/>
      <w:pPr>
        <w:ind w:left="644" w:hanging="360"/>
      </w:pPr>
      <w:rPr>
        <w:rFonts w:ascii="Aptos" w:eastAsiaTheme="minorHAnsi" w:hAnsi="Aptos" w:cstheme="minorBidi"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num w:numId="1" w16cid:durableId="386078030">
    <w:abstractNumId w:val="1"/>
  </w:num>
  <w:num w:numId="2" w16cid:durableId="571506607">
    <w:abstractNumId w:val="2"/>
  </w:num>
  <w:num w:numId="3" w16cid:durableId="19883135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er Vogel">
    <w15:presenceInfo w15:providerId="Windows Live" w15:userId="0480287ab83bde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646"/>
    <w:rsid w:val="00015E50"/>
    <w:rsid w:val="00035EA4"/>
    <w:rsid w:val="000618BE"/>
    <w:rsid w:val="00065A0C"/>
    <w:rsid w:val="000762D2"/>
    <w:rsid w:val="000A070C"/>
    <w:rsid w:val="000A5C4B"/>
    <w:rsid w:val="000B0681"/>
    <w:rsid w:val="000C19F6"/>
    <w:rsid w:val="000C5F3D"/>
    <w:rsid w:val="000C7B23"/>
    <w:rsid w:val="000D3ACF"/>
    <w:rsid w:val="000F3DA4"/>
    <w:rsid w:val="00100385"/>
    <w:rsid w:val="00105211"/>
    <w:rsid w:val="001063CB"/>
    <w:rsid w:val="00111F9C"/>
    <w:rsid w:val="001142ED"/>
    <w:rsid w:val="001172D1"/>
    <w:rsid w:val="00117FCB"/>
    <w:rsid w:val="00125098"/>
    <w:rsid w:val="001260B2"/>
    <w:rsid w:val="001272B0"/>
    <w:rsid w:val="00136BF2"/>
    <w:rsid w:val="0014013F"/>
    <w:rsid w:val="00140E14"/>
    <w:rsid w:val="00144C46"/>
    <w:rsid w:val="001524B2"/>
    <w:rsid w:val="001B35A7"/>
    <w:rsid w:val="001C11AE"/>
    <w:rsid w:val="001D3A51"/>
    <w:rsid w:val="001E1C55"/>
    <w:rsid w:val="001E53F8"/>
    <w:rsid w:val="002140BE"/>
    <w:rsid w:val="002256C5"/>
    <w:rsid w:val="00226FD8"/>
    <w:rsid w:val="0023352C"/>
    <w:rsid w:val="00250245"/>
    <w:rsid w:val="002514AC"/>
    <w:rsid w:val="0026256E"/>
    <w:rsid w:val="00265497"/>
    <w:rsid w:val="00271EFA"/>
    <w:rsid w:val="00275607"/>
    <w:rsid w:val="002821DD"/>
    <w:rsid w:val="00287DCF"/>
    <w:rsid w:val="00297FD1"/>
    <w:rsid w:val="002B2A81"/>
    <w:rsid w:val="002B5EEF"/>
    <w:rsid w:val="002C3300"/>
    <w:rsid w:val="002C7256"/>
    <w:rsid w:val="002D2C52"/>
    <w:rsid w:val="002E1C39"/>
    <w:rsid w:val="002F5D89"/>
    <w:rsid w:val="00324B61"/>
    <w:rsid w:val="00326AAA"/>
    <w:rsid w:val="0033745B"/>
    <w:rsid w:val="0036785C"/>
    <w:rsid w:val="00376646"/>
    <w:rsid w:val="0039126B"/>
    <w:rsid w:val="00394EE7"/>
    <w:rsid w:val="003968A2"/>
    <w:rsid w:val="003B21AA"/>
    <w:rsid w:val="003C7EC4"/>
    <w:rsid w:val="003D37BE"/>
    <w:rsid w:val="003D4685"/>
    <w:rsid w:val="003D5B0B"/>
    <w:rsid w:val="003E0354"/>
    <w:rsid w:val="003F5BC7"/>
    <w:rsid w:val="003F7B87"/>
    <w:rsid w:val="00405B96"/>
    <w:rsid w:val="0041526A"/>
    <w:rsid w:val="004236A7"/>
    <w:rsid w:val="004251A5"/>
    <w:rsid w:val="00432151"/>
    <w:rsid w:val="00461D7C"/>
    <w:rsid w:val="00464446"/>
    <w:rsid w:val="00472EA3"/>
    <w:rsid w:val="004732E1"/>
    <w:rsid w:val="00482470"/>
    <w:rsid w:val="004840C3"/>
    <w:rsid w:val="004854A3"/>
    <w:rsid w:val="00487B9C"/>
    <w:rsid w:val="004B138F"/>
    <w:rsid w:val="004C0C12"/>
    <w:rsid w:val="004C4934"/>
    <w:rsid w:val="00500886"/>
    <w:rsid w:val="00500C24"/>
    <w:rsid w:val="00505DF8"/>
    <w:rsid w:val="005131D7"/>
    <w:rsid w:val="005147B3"/>
    <w:rsid w:val="005216B1"/>
    <w:rsid w:val="005313AC"/>
    <w:rsid w:val="005333CA"/>
    <w:rsid w:val="005425DB"/>
    <w:rsid w:val="00544144"/>
    <w:rsid w:val="00546C5C"/>
    <w:rsid w:val="00560088"/>
    <w:rsid w:val="00582EC0"/>
    <w:rsid w:val="0059124B"/>
    <w:rsid w:val="00593F0C"/>
    <w:rsid w:val="0059732F"/>
    <w:rsid w:val="005B0833"/>
    <w:rsid w:val="005C07CE"/>
    <w:rsid w:val="005C62B8"/>
    <w:rsid w:val="005D36A0"/>
    <w:rsid w:val="005E0514"/>
    <w:rsid w:val="005F4AFE"/>
    <w:rsid w:val="00605B0C"/>
    <w:rsid w:val="0060737B"/>
    <w:rsid w:val="00617F29"/>
    <w:rsid w:val="0062144D"/>
    <w:rsid w:val="00625350"/>
    <w:rsid w:val="006349D2"/>
    <w:rsid w:val="00652AA2"/>
    <w:rsid w:val="006535BA"/>
    <w:rsid w:val="00654FDD"/>
    <w:rsid w:val="0068674D"/>
    <w:rsid w:val="00693D6A"/>
    <w:rsid w:val="00695CBB"/>
    <w:rsid w:val="006B6ADF"/>
    <w:rsid w:val="006C3179"/>
    <w:rsid w:val="006C6D17"/>
    <w:rsid w:val="006C702A"/>
    <w:rsid w:val="006D5A98"/>
    <w:rsid w:val="006E63A0"/>
    <w:rsid w:val="006E703E"/>
    <w:rsid w:val="006F4DB8"/>
    <w:rsid w:val="00713EE2"/>
    <w:rsid w:val="0072710A"/>
    <w:rsid w:val="0073049E"/>
    <w:rsid w:val="007309E7"/>
    <w:rsid w:val="00732198"/>
    <w:rsid w:val="007565FB"/>
    <w:rsid w:val="00757F90"/>
    <w:rsid w:val="007819A1"/>
    <w:rsid w:val="007847E8"/>
    <w:rsid w:val="00791B2E"/>
    <w:rsid w:val="007A2E84"/>
    <w:rsid w:val="007A6E1A"/>
    <w:rsid w:val="007B42AE"/>
    <w:rsid w:val="007B7F7E"/>
    <w:rsid w:val="007C4AD1"/>
    <w:rsid w:val="007E6DE3"/>
    <w:rsid w:val="007F4C91"/>
    <w:rsid w:val="00811120"/>
    <w:rsid w:val="00826DD2"/>
    <w:rsid w:val="00827BC9"/>
    <w:rsid w:val="00827DD6"/>
    <w:rsid w:val="00835D06"/>
    <w:rsid w:val="008444BB"/>
    <w:rsid w:val="00847343"/>
    <w:rsid w:val="00850F61"/>
    <w:rsid w:val="00866E83"/>
    <w:rsid w:val="0088236A"/>
    <w:rsid w:val="00885266"/>
    <w:rsid w:val="008B6A73"/>
    <w:rsid w:val="008C2E6A"/>
    <w:rsid w:val="008D4E44"/>
    <w:rsid w:val="0090596A"/>
    <w:rsid w:val="00914C25"/>
    <w:rsid w:val="00926993"/>
    <w:rsid w:val="00936DC7"/>
    <w:rsid w:val="009409EB"/>
    <w:rsid w:val="0094135E"/>
    <w:rsid w:val="009507CD"/>
    <w:rsid w:val="00966B17"/>
    <w:rsid w:val="009838ED"/>
    <w:rsid w:val="009A677F"/>
    <w:rsid w:val="009B28F5"/>
    <w:rsid w:val="009D03BA"/>
    <w:rsid w:val="009D0BAB"/>
    <w:rsid w:val="009D221B"/>
    <w:rsid w:val="009D34A0"/>
    <w:rsid w:val="009E43EC"/>
    <w:rsid w:val="009E7879"/>
    <w:rsid w:val="009F0696"/>
    <w:rsid w:val="009F69E6"/>
    <w:rsid w:val="00A026E6"/>
    <w:rsid w:val="00A05E88"/>
    <w:rsid w:val="00A0689A"/>
    <w:rsid w:val="00A23DC5"/>
    <w:rsid w:val="00A3201D"/>
    <w:rsid w:val="00A32C01"/>
    <w:rsid w:val="00A32D0C"/>
    <w:rsid w:val="00A4335B"/>
    <w:rsid w:val="00A6473D"/>
    <w:rsid w:val="00A73A61"/>
    <w:rsid w:val="00A74114"/>
    <w:rsid w:val="00A8358E"/>
    <w:rsid w:val="00AA63BC"/>
    <w:rsid w:val="00AA7DE6"/>
    <w:rsid w:val="00AB4D60"/>
    <w:rsid w:val="00AB746B"/>
    <w:rsid w:val="00AC3965"/>
    <w:rsid w:val="00AC53FD"/>
    <w:rsid w:val="00AC57D5"/>
    <w:rsid w:val="00AD20C2"/>
    <w:rsid w:val="00B01D5D"/>
    <w:rsid w:val="00B029E0"/>
    <w:rsid w:val="00B32500"/>
    <w:rsid w:val="00B560C6"/>
    <w:rsid w:val="00B846FC"/>
    <w:rsid w:val="00B92DA8"/>
    <w:rsid w:val="00B9572B"/>
    <w:rsid w:val="00BA5F1D"/>
    <w:rsid w:val="00BC2749"/>
    <w:rsid w:val="00BC42E7"/>
    <w:rsid w:val="00BC5B53"/>
    <w:rsid w:val="00BD5E5F"/>
    <w:rsid w:val="00BE2E26"/>
    <w:rsid w:val="00BE45E6"/>
    <w:rsid w:val="00BF51CA"/>
    <w:rsid w:val="00BF76E7"/>
    <w:rsid w:val="00C027D3"/>
    <w:rsid w:val="00C1035F"/>
    <w:rsid w:val="00C30037"/>
    <w:rsid w:val="00C50C4D"/>
    <w:rsid w:val="00C6421C"/>
    <w:rsid w:val="00C73467"/>
    <w:rsid w:val="00C7561B"/>
    <w:rsid w:val="00C81734"/>
    <w:rsid w:val="00CA1287"/>
    <w:rsid w:val="00CB7707"/>
    <w:rsid w:val="00CC5604"/>
    <w:rsid w:val="00CC5D71"/>
    <w:rsid w:val="00CD3815"/>
    <w:rsid w:val="00CD3C47"/>
    <w:rsid w:val="00CD4356"/>
    <w:rsid w:val="00CD517A"/>
    <w:rsid w:val="00CE639A"/>
    <w:rsid w:val="00CF0F32"/>
    <w:rsid w:val="00CF76AB"/>
    <w:rsid w:val="00D113D4"/>
    <w:rsid w:val="00D20562"/>
    <w:rsid w:val="00D353F7"/>
    <w:rsid w:val="00D36A3B"/>
    <w:rsid w:val="00D4426D"/>
    <w:rsid w:val="00D51039"/>
    <w:rsid w:val="00D70D64"/>
    <w:rsid w:val="00D763DF"/>
    <w:rsid w:val="00D814E2"/>
    <w:rsid w:val="00D87803"/>
    <w:rsid w:val="00D930CF"/>
    <w:rsid w:val="00D93324"/>
    <w:rsid w:val="00D9696C"/>
    <w:rsid w:val="00D9699F"/>
    <w:rsid w:val="00DC5161"/>
    <w:rsid w:val="00DF0B93"/>
    <w:rsid w:val="00DF5087"/>
    <w:rsid w:val="00E00984"/>
    <w:rsid w:val="00E17A1C"/>
    <w:rsid w:val="00E351D0"/>
    <w:rsid w:val="00E37D29"/>
    <w:rsid w:val="00E63A51"/>
    <w:rsid w:val="00E6530E"/>
    <w:rsid w:val="00E7612A"/>
    <w:rsid w:val="00EA2C15"/>
    <w:rsid w:val="00EA694A"/>
    <w:rsid w:val="00EB58BB"/>
    <w:rsid w:val="00EC4AFC"/>
    <w:rsid w:val="00EE01CB"/>
    <w:rsid w:val="00EE5A16"/>
    <w:rsid w:val="00EE6A2F"/>
    <w:rsid w:val="00F21915"/>
    <w:rsid w:val="00F345E1"/>
    <w:rsid w:val="00F36C76"/>
    <w:rsid w:val="00F42CE3"/>
    <w:rsid w:val="00F63D47"/>
    <w:rsid w:val="00F67720"/>
    <w:rsid w:val="00F823DE"/>
    <w:rsid w:val="00F9270B"/>
    <w:rsid w:val="00FA23CB"/>
    <w:rsid w:val="00FA5C94"/>
    <w:rsid w:val="00FA62F5"/>
    <w:rsid w:val="00FB7630"/>
    <w:rsid w:val="00FC5351"/>
    <w:rsid w:val="00FC6FFA"/>
    <w:rsid w:val="00FD13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D92F1"/>
  <w15:chartTrackingRefBased/>
  <w15:docId w15:val="{C35081E8-3AB8-4BFB-A232-CB29EC682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200"/>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646"/>
    <w:pPr>
      <w:ind w:left="284" w:firstLine="0"/>
    </w:pPr>
    <w:rPr>
      <w:lang w:val="en-US"/>
    </w:rPr>
  </w:style>
  <w:style w:type="paragraph" w:styleId="Heading1">
    <w:name w:val="heading 1"/>
    <w:basedOn w:val="Normal"/>
    <w:next w:val="Normal"/>
    <w:link w:val="Heading1Char"/>
    <w:uiPriority w:val="9"/>
    <w:qFormat/>
    <w:rsid w:val="003766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6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6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6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6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6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6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6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6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6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646"/>
    <w:rPr>
      <w:rFonts w:eastAsiaTheme="majorEastAsia" w:cstheme="majorBidi"/>
      <w:color w:val="272727" w:themeColor="text1" w:themeTint="D8"/>
    </w:rPr>
  </w:style>
  <w:style w:type="paragraph" w:styleId="Title">
    <w:name w:val="Title"/>
    <w:basedOn w:val="Normal"/>
    <w:next w:val="Normal"/>
    <w:link w:val="TitleChar"/>
    <w:uiPriority w:val="10"/>
    <w:qFormat/>
    <w:rsid w:val="003766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646"/>
    <w:pPr>
      <w:numPr>
        <w:ilvl w:val="1"/>
      </w:numPr>
      <w:spacing w:after="160"/>
      <w:ind w:left="714"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6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6646"/>
    <w:rPr>
      <w:i/>
      <w:iCs/>
      <w:color w:val="404040" w:themeColor="text1" w:themeTint="BF"/>
    </w:rPr>
  </w:style>
  <w:style w:type="paragraph" w:styleId="ListParagraph">
    <w:name w:val="List Paragraph"/>
    <w:basedOn w:val="Normal"/>
    <w:uiPriority w:val="34"/>
    <w:qFormat/>
    <w:rsid w:val="00376646"/>
    <w:pPr>
      <w:ind w:left="720"/>
      <w:contextualSpacing/>
    </w:pPr>
  </w:style>
  <w:style w:type="character" w:styleId="IntenseEmphasis">
    <w:name w:val="Intense Emphasis"/>
    <w:basedOn w:val="DefaultParagraphFont"/>
    <w:uiPriority w:val="21"/>
    <w:qFormat/>
    <w:rsid w:val="00376646"/>
    <w:rPr>
      <w:i/>
      <w:iCs/>
      <w:color w:val="0F4761" w:themeColor="accent1" w:themeShade="BF"/>
    </w:rPr>
  </w:style>
  <w:style w:type="paragraph" w:styleId="IntenseQuote">
    <w:name w:val="Intense Quote"/>
    <w:basedOn w:val="Normal"/>
    <w:next w:val="Normal"/>
    <w:link w:val="IntenseQuoteChar"/>
    <w:uiPriority w:val="30"/>
    <w:qFormat/>
    <w:rsid w:val="003766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646"/>
    <w:rPr>
      <w:i/>
      <w:iCs/>
      <w:color w:val="0F4761" w:themeColor="accent1" w:themeShade="BF"/>
    </w:rPr>
  </w:style>
  <w:style w:type="character" w:styleId="IntenseReference">
    <w:name w:val="Intense Reference"/>
    <w:basedOn w:val="DefaultParagraphFont"/>
    <w:uiPriority w:val="32"/>
    <w:qFormat/>
    <w:rsid w:val="00376646"/>
    <w:rPr>
      <w:b/>
      <w:bCs/>
      <w:smallCaps/>
      <w:color w:val="0F4761" w:themeColor="accent1" w:themeShade="BF"/>
      <w:spacing w:val="5"/>
    </w:rPr>
  </w:style>
  <w:style w:type="paragraph" w:styleId="Revision">
    <w:name w:val="Revision"/>
    <w:hidden/>
    <w:uiPriority w:val="99"/>
    <w:semiHidden/>
    <w:rsid w:val="00827DD6"/>
    <w:pPr>
      <w:spacing w:after="0"/>
      <w:ind w:left="0" w:firstLine="0"/>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2991</TotalTime>
  <Pages>8</Pages>
  <Words>3552</Words>
  <Characters>20251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Vogel</dc:creator>
  <cp:keywords/>
  <dc:description/>
  <cp:lastModifiedBy>Peter Vogel</cp:lastModifiedBy>
  <cp:revision>95</cp:revision>
  <dcterms:created xsi:type="dcterms:W3CDTF">2025-04-05T17:32:00Z</dcterms:created>
  <dcterms:modified xsi:type="dcterms:W3CDTF">2025-04-18T11:38:00Z</dcterms:modified>
</cp:coreProperties>
</file>